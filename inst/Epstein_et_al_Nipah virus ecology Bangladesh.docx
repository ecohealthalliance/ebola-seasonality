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5FDB69" w14:textId="6DCAABF4" w:rsidR="004B5BBB" w:rsidRPr="0008504F" w:rsidRDefault="00C1521B" w:rsidP="004B5BBB">
      <w:pPr>
        <w:rPr>
          <w:b/>
        </w:rPr>
      </w:pPr>
      <w:r>
        <w:rPr>
          <w:b/>
        </w:rPr>
        <w:t xml:space="preserve">Cyclical </w:t>
      </w:r>
      <w:r w:rsidR="00E702EB">
        <w:rPr>
          <w:b/>
        </w:rPr>
        <w:t xml:space="preserve">infection </w:t>
      </w:r>
      <w:r w:rsidR="004B5BBB">
        <w:rPr>
          <w:b/>
        </w:rPr>
        <w:t xml:space="preserve">dynamics in </w:t>
      </w:r>
      <w:r w:rsidR="00E702EB">
        <w:rPr>
          <w:b/>
        </w:rPr>
        <w:t xml:space="preserve">bat </w:t>
      </w:r>
      <w:r w:rsidR="004B5BBB">
        <w:rPr>
          <w:b/>
        </w:rPr>
        <w:t xml:space="preserve">reservoir and human behavior drive </w:t>
      </w:r>
      <w:r w:rsidR="004B5BBB" w:rsidRPr="0008504F">
        <w:rPr>
          <w:b/>
        </w:rPr>
        <w:t xml:space="preserve">seasonal </w:t>
      </w:r>
      <w:r w:rsidR="004B5BBB">
        <w:rPr>
          <w:b/>
        </w:rPr>
        <w:t xml:space="preserve">Nipah virus </w:t>
      </w:r>
      <w:r w:rsidR="004B5BBB" w:rsidRPr="0008504F">
        <w:rPr>
          <w:b/>
        </w:rPr>
        <w:t xml:space="preserve">encephalitis outbreaks </w:t>
      </w:r>
      <w:r w:rsidR="004B5BBB">
        <w:rPr>
          <w:b/>
        </w:rPr>
        <w:t>in Bangladesh</w:t>
      </w:r>
    </w:p>
    <w:p w14:paraId="0D14E8D3" w14:textId="31FFA18F" w:rsidR="00FC1EE1" w:rsidRPr="009C0A0F" w:rsidRDefault="00FC1EE1" w:rsidP="00FC1EE1">
      <w:pPr>
        <w:rPr>
          <w:vertAlign w:val="superscript"/>
        </w:rPr>
      </w:pPr>
      <w:r>
        <w:t>Jonathan H. Epstein</w:t>
      </w:r>
      <w:r>
        <w:rPr>
          <w:vertAlign w:val="superscript"/>
        </w:rPr>
        <w:t>1, 7</w:t>
      </w:r>
      <w:r>
        <w:t xml:space="preserve">*, Simon J. </w:t>
      </w:r>
      <w:r w:rsidRPr="000A73AE">
        <w:t>Anthony</w:t>
      </w:r>
      <w:r w:rsidRPr="00FB3D38">
        <w:rPr>
          <w:vertAlign w:val="superscript"/>
        </w:rPr>
        <w:t>4</w:t>
      </w:r>
      <w:r>
        <w:t xml:space="preserve">,  </w:t>
      </w:r>
      <w:r w:rsidRPr="000A73AE">
        <w:t>A</w:t>
      </w:r>
      <w:r>
        <w:t>. Marm Kilpatrick</w:t>
      </w:r>
      <w:r>
        <w:rPr>
          <w:vertAlign w:val="superscript"/>
        </w:rPr>
        <w:t>2</w:t>
      </w:r>
      <w:r>
        <w:t>,  Ariful Islam</w:t>
      </w:r>
      <w:r>
        <w:rPr>
          <w:vertAlign w:val="superscript"/>
        </w:rPr>
        <w:t>1</w:t>
      </w:r>
      <w:r>
        <w:t>,  Shahneaz Ali Khan</w:t>
      </w:r>
      <w:r>
        <w:rPr>
          <w:vertAlign w:val="superscript"/>
        </w:rPr>
        <w:t>1,3</w:t>
      </w:r>
      <w:r>
        <w:t>,</w:t>
      </w:r>
      <w:r w:rsidR="004B5BBB">
        <w:t xml:space="preserve"> </w:t>
      </w:r>
      <w:r>
        <w:t>Maria Sanchez</w:t>
      </w:r>
      <w:r>
        <w:rPr>
          <w:vertAlign w:val="superscript"/>
        </w:rPr>
        <w:t>4</w:t>
      </w:r>
      <w:r>
        <w:t>, Jennifer Barr</w:t>
      </w:r>
      <w:r>
        <w:rPr>
          <w:vertAlign w:val="superscript"/>
        </w:rPr>
        <w:t>6</w:t>
      </w:r>
      <w:r>
        <w:t>, Ina Smith</w:t>
      </w:r>
      <w:r>
        <w:rPr>
          <w:vertAlign w:val="superscript"/>
        </w:rPr>
        <w:t>6</w:t>
      </w:r>
      <w:r>
        <w:t>, Carlos Zambrana-Torrelio</w:t>
      </w:r>
      <w:r>
        <w:rPr>
          <w:vertAlign w:val="superscript"/>
        </w:rPr>
        <w:t>1</w:t>
      </w:r>
      <w:r>
        <w:t xml:space="preserve">, </w:t>
      </w:r>
      <w:r w:rsidR="004B5BBB">
        <w:t>Yun Tao</w:t>
      </w:r>
      <w:r w:rsidR="004B5BBB">
        <w:rPr>
          <w:vertAlign w:val="superscript"/>
        </w:rPr>
        <w:t>1</w:t>
      </w:r>
      <w:r w:rsidR="004B5BBB">
        <w:t xml:space="preserve">, </w:t>
      </w:r>
      <w:r w:rsidR="001511E8">
        <w:t>Ausraful Islam</w:t>
      </w:r>
      <w:r w:rsidR="001511E8">
        <w:rPr>
          <w:vertAlign w:val="superscript"/>
        </w:rPr>
        <w:t xml:space="preserve">5 </w:t>
      </w:r>
      <w:r w:rsidR="001511E8">
        <w:t xml:space="preserve">, </w:t>
      </w:r>
      <w:r>
        <w:t>Phoenix Lan Quan</w:t>
      </w:r>
      <w:r>
        <w:rPr>
          <w:vertAlign w:val="superscript"/>
        </w:rPr>
        <w:t>4</w:t>
      </w:r>
      <w:r>
        <w:t xml:space="preserve">, </w:t>
      </w:r>
      <w:r w:rsidR="006E7041">
        <w:t xml:space="preserve">Kevin J </w:t>
      </w:r>
      <w:r w:rsidR="006E7041" w:rsidRPr="006E7041">
        <w:t>Olival</w:t>
      </w:r>
      <w:r w:rsidR="006E7041" w:rsidRPr="006E7041">
        <w:rPr>
          <w:vertAlign w:val="superscript"/>
        </w:rPr>
        <w:t>1</w:t>
      </w:r>
      <w:r w:rsidR="006E7041">
        <w:t xml:space="preserve">, </w:t>
      </w:r>
      <w:r w:rsidRPr="006E7041">
        <w:t>Emily</w:t>
      </w:r>
      <w:r>
        <w:t xml:space="preserve"> Gurley</w:t>
      </w:r>
      <w:r>
        <w:rPr>
          <w:vertAlign w:val="superscript"/>
        </w:rPr>
        <w:t>5</w:t>
      </w:r>
      <w:r>
        <w:t>,</w:t>
      </w:r>
      <w:r w:rsidR="00FD5BA2">
        <w:t xml:space="preserve"> </w:t>
      </w:r>
      <w:r w:rsidR="004B5BBB">
        <w:t>M. Jahangir Hossein</w:t>
      </w:r>
      <w:r w:rsidR="004B5BBB" w:rsidRPr="000A73AE">
        <w:rPr>
          <w:vertAlign w:val="superscript"/>
        </w:rPr>
        <w:t>5</w:t>
      </w:r>
      <w:r w:rsidR="004B5BBB">
        <w:t>,</w:t>
      </w:r>
      <w:r w:rsidR="004B5BBB">
        <w:rPr>
          <w:vertAlign w:val="superscript"/>
        </w:rPr>
        <w:t xml:space="preserve"> </w:t>
      </w:r>
      <w:r w:rsidR="00FD5BA2">
        <w:t>Hume. E. Field</w:t>
      </w:r>
      <w:r w:rsidR="00FD5BA2">
        <w:rPr>
          <w:vertAlign w:val="superscript"/>
        </w:rPr>
        <w:t>1</w:t>
      </w:r>
      <w:r w:rsidR="00FD5BA2">
        <w:t>,</w:t>
      </w:r>
      <w:r>
        <w:t xml:space="preserve"> </w:t>
      </w:r>
      <w:r w:rsidR="001511E8">
        <w:t>Mark D. Fielder</w:t>
      </w:r>
      <w:r w:rsidR="001511E8">
        <w:rPr>
          <w:vertAlign w:val="superscript"/>
        </w:rPr>
        <w:t>7</w:t>
      </w:r>
      <w:r w:rsidR="001511E8">
        <w:t>,</w:t>
      </w:r>
      <w:r w:rsidR="001511E8">
        <w:rPr>
          <w:vertAlign w:val="superscript"/>
        </w:rPr>
        <w:t xml:space="preserve"> </w:t>
      </w:r>
      <w:r>
        <w:t>Thomas Briese</w:t>
      </w:r>
      <w:r>
        <w:rPr>
          <w:vertAlign w:val="superscript"/>
        </w:rPr>
        <w:t>4</w:t>
      </w:r>
      <w:r>
        <w:t>,</w:t>
      </w:r>
      <w:r>
        <w:rPr>
          <w:vertAlign w:val="superscript"/>
        </w:rPr>
        <w:t xml:space="preserve">  </w:t>
      </w:r>
      <w:r w:rsidR="00BE0258">
        <w:t>Mahmud Rahman</w:t>
      </w:r>
      <w:r w:rsidR="00BE0258">
        <w:rPr>
          <w:vertAlign w:val="superscript"/>
        </w:rPr>
        <w:t>8</w:t>
      </w:r>
      <w:r w:rsidR="00BE0258">
        <w:t xml:space="preserve">, </w:t>
      </w:r>
      <w:r>
        <w:t>Gary Crameri</w:t>
      </w:r>
      <w:r>
        <w:rPr>
          <w:vertAlign w:val="superscript"/>
        </w:rPr>
        <w:t>6</w:t>
      </w:r>
      <w:r>
        <w:t>, Lin</w:t>
      </w:r>
      <w:r w:rsidR="004B5BBB">
        <w:t>-F</w:t>
      </w:r>
      <w:r>
        <w:t>a Wang</w:t>
      </w:r>
      <w:r>
        <w:rPr>
          <w:vertAlign w:val="superscript"/>
        </w:rPr>
        <w:t>6</w:t>
      </w:r>
      <w:r>
        <w:t xml:space="preserve">, </w:t>
      </w:r>
      <w:r w:rsidR="008F702D">
        <w:t>Stephen P. Luby</w:t>
      </w:r>
      <w:r w:rsidR="008F702D">
        <w:rPr>
          <w:vertAlign w:val="superscript"/>
        </w:rPr>
        <w:t>5,</w:t>
      </w:r>
      <w:r w:rsidR="00DA2CF1">
        <w:rPr>
          <w:vertAlign w:val="superscript"/>
        </w:rPr>
        <w:t>9</w:t>
      </w:r>
      <w:r w:rsidR="008F702D">
        <w:rPr>
          <w:vertAlign w:val="superscript"/>
        </w:rPr>
        <w:t xml:space="preserve"> </w:t>
      </w:r>
      <w:r w:rsidR="008F702D">
        <w:t xml:space="preserve">, </w:t>
      </w:r>
      <w:r w:rsidRPr="008F702D">
        <w:t>W</w:t>
      </w:r>
      <w:r>
        <w:t>. Ian Lipkin</w:t>
      </w:r>
      <w:r>
        <w:rPr>
          <w:vertAlign w:val="superscript"/>
        </w:rPr>
        <w:t>4</w:t>
      </w:r>
      <w:r>
        <w:t>, and Peter Daszak</w:t>
      </w:r>
      <w:r>
        <w:rPr>
          <w:vertAlign w:val="superscript"/>
        </w:rPr>
        <w:t>1</w:t>
      </w:r>
    </w:p>
    <w:p w14:paraId="7634927B" w14:textId="77777777" w:rsidR="00FC1EE1" w:rsidRDefault="00FC1EE1" w:rsidP="00FC1EE1">
      <w:r>
        <w:t>1. EcoHealth Alliance, New York, New York, USA</w:t>
      </w:r>
    </w:p>
    <w:p w14:paraId="59E482DA" w14:textId="77777777" w:rsidR="00FC1EE1" w:rsidRDefault="00FC1EE1" w:rsidP="00FC1EE1">
      <w:pPr>
        <w:rPr>
          <w:lang w:val="it-IT"/>
        </w:rPr>
      </w:pPr>
      <w:r>
        <w:rPr>
          <w:lang w:val="it-IT"/>
        </w:rPr>
        <w:t xml:space="preserve">2. </w:t>
      </w:r>
      <w:r w:rsidRPr="002A23FE">
        <w:rPr>
          <w:lang w:val="it-IT"/>
        </w:rPr>
        <w:t>University of California,</w:t>
      </w:r>
      <w:r>
        <w:rPr>
          <w:lang w:val="it-IT"/>
        </w:rPr>
        <w:t xml:space="preserve"> </w:t>
      </w:r>
      <w:r w:rsidRPr="002A23FE">
        <w:rPr>
          <w:lang w:val="it-IT"/>
        </w:rPr>
        <w:t>Santa Cruz, California, USA</w:t>
      </w:r>
    </w:p>
    <w:p w14:paraId="2E7CBCF0" w14:textId="77777777" w:rsidR="00FC1EE1" w:rsidRDefault="00FC1EE1" w:rsidP="00FC1EE1">
      <w:pPr>
        <w:rPr>
          <w:lang w:val="it-IT"/>
        </w:rPr>
      </w:pPr>
      <w:r>
        <w:rPr>
          <w:lang w:val="it-IT"/>
        </w:rPr>
        <w:t>3. Chittagong Veterinary and Animal Science Univetrsity, Chittagong, Bangladesh</w:t>
      </w:r>
    </w:p>
    <w:p w14:paraId="02691191" w14:textId="77777777" w:rsidR="00FC1EE1" w:rsidRDefault="00FC1EE1" w:rsidP="00FC1EE1">
      <w:r>
        <w:t xml:space="preserve">4. Center for infection and Immunity, </w:t>
      </w:r>
      <w:r w:rsidRPr="002A23FE">
        <w:t xml:space="preserve">Columbia University, </w:t>
      </w:r>
      <w:r>
        <w:t>New York, New York, USA</w:t>
      </w:r>
    </w:p>
    <w:p w14:paraId="13D39B01" w14:textId="77777777" w:rsidR="00FC1EE1" w:rsidRDefault="00FC1EE1" w:rsidP="00FC1EE1">
      <w:r>
        <w:t>5.</w:t>
      </w:r>
      <w:r w:rsidRPr="002A23FE">
        <w:t xml:space="preserve"> </w:t>
      </w:r>
      <w:r>
        <w:t xml:space="preserve">International Centre for Diarrheal Diseases Research, Bangladesh, Dhaka, Bangladesh </w:t>
      </w:r>
    </w:p>
    <w:p w14:paraId="37EE391A" w14:textId="650C0707" w:rsidR="00FC1EE1" w:rsidRDefault="00FC1EE1" w:rsidP="00FC1EE1">
      <w:r>
        <w:t>6. CSIRO Australian Animal Health Laboratory, Geelong, VIC, AUS</w:t>
      </w:r>
    </w:p>
    <w:p w14:paraId="49116CB7" w14:textId="77777777" w:rsidR="00FC1EE1" w:rsidRDefault="00FC1EE1" w:rsidP="00FC1EE1">
      <w:r>
        <w:t>7. School of Life Sciences,  Science, Engineering and Computing Faculty, Kingston University, London, UK.</w:t>
      </w:r>
    </w:p>
    <w:p w14:paraId="4511F83C" w14:textId="29680C5E" w:rsidR="00FC1EE1" w:rsidRDefault="00BE0258" w:rsidP="00FC1EE1">
      <w:pPr>
        <w:rPr>
          <w:rFonts w:cs="Calibri"/>
        </w:rPr>
      </w:pPr>
      <w:r>
        <w:rPr>
          <w:rFonts w:cs="Calibri"/>
        </w:rPr>
        <w:t>8. Institute of Epidemiology, Disease Control &amp; Research, Government of Bangladesh, Dhaka, Bangladesh</w:t>
      </w:r>
    </w:p>
    <w:p w14:paraId="203FC296" w14:textId="09504FAB" w:rsidR="00BE0258" w:rsidRDefault="00DA2CF1" w:rsidP="00BE0258">
      <w:r>
        <w:rPr>
          <w:rFonts w:cs="Calibri"/>
        </w:rPr>
        <w:t xml:space="preserve">9. </w:t>
      </w:r>
      <w:r w:rsidR="00BE0258">
        <w:t>Stanford University, Stanford California, USA</w:t>
      </w:r>
    </w:p>
    <w:p w14:paraId="19B3C2AA" w14:textId="77777777" w:rsidR="00BE0258" w:rsidRDefault="00BE0258" w:rsidP="00FC1EE1">
      <w:pPr>
        <w:rPr>
          <w:rFonts w:cs="Calibri"/>
        </w:rPr>
      </w:pPr>
    </w:p>
    <w:p w14:paraId="5D6CE48C" w14:textId="77777777" w:rsidR="00FC1EE1" w:rsidRPr="009C0A0F" w:rsidRDefault="00FC1EE1" w:rsidP="00FC1EE1">
      <w:pPr>
        <w:rPr>
          <w:rFonts w:cs="Calibri"/>
        </w:rPr>
      </w:pPr>
      <w:r>
        <w:rPr>
          <w:rFonts w:cs="Calibri"/>
        </w:rPr>
        <w:t>*Corresponding author.</w:t>
      </w:r>
    </w:p>
    <w:p w14:paraId="312F6E59" w14:textId="77777777" w:rsidR="003C07DA" w:rsidRDefault="003C07DA">
      <w:pPr>
        <w:rPr>
          <w:b/>
        </w:rPr>
      </w:pPr>
    </w:p>
    <w:p w14:paraId="03A91551" w14:textId="77777777" w:rsidR="003C07DA" w:rsidRDefault="003C07DA">
      <w:pPr>
        <w:rPr>
          <w:b/>
        </w:rPr>
      </w:pPr>
    </w:p>
    <w:p w14:paraId="08A374C2" w14:textId="77777777" w:rsidR="003C07DA" w:rsidRDefault="003C07DA">
      <w:pPr>
        <w:rPr>
          <w:b/>
        </w:rPr>
      </w:pPr>
    </w:p>
    <w:p w14:paraId="01C2F007" w14:textId="77777777" w:rsidR="003C07DA" w:rsidRDefault="003C07DA">
      <w:pPr>
        <w:rPr>
          <w:b/>
        </w:rPr>
      </w:pPr>
    </w:p>
    <w:p w14:paraId="2E7EDCD7" w14:textId="77777777" w:rsidR="003C07DA" w:rsidRDefault="003C07DA">
      <w:pPr>
        <w:rPr>
          <w:b/>
        </w:rPr>
      </w:pPr>
    </w:p>
    <w:p w14:paraId="53EAE299" w14:textId="77777777" w:rsidR="003C07DA" w:rsidRDefault="003C07DA">
      <w:pPr>
        <w:rPr>
          <w:b/>
        </w:rPr>
      </w:pPr>
    </w:p>
    <w:p w14:paraId="1333AB93" w14:textId="77777777" w:rsidR="00E702EB" w:rsidRDefault="00E702EB">
      <w:pPr>
        <w:rPr>
          <w:b/>
        </w:rPr>
      </w:pPr>
    </w:p>
    <w:p w14:paraId="678E191A" w14:textId="77777777" w:rsidR="00A32F7F" w:rsidRDefault="00A32F7F">
      <w:pPr>
        <w:rPr>
          <w:b/>
        </w:rPr>
      </w:pPr>
    </w:p>
    <w:p w14:paraId="4049EAAA" w14:textId="77777777" w:rsidR="00E702EB" w:rsidRDefault="00E702EB">
      <w:pPr>
        <w:rPr>
          <w:b/>
        </w:rPr>
      </w:pPr>
    </w:p>
    <w:p w14:paraId="4498C827" w14:textId="77777777" w:rsidR="006C59C6" w:rsidRDefault="006C59C6">
      <w:r w:rsidRPr="009F6B9E">
        <w:rPr>
          <w:b/>
        </w:rPr>
        <w:lastRenderedPageBreak/>
        <w:t>Introduction</w:t>
      </w:r>
      <w:r>
        <w:t xml:space="preserve">.  </w:t>
      </w:r>
    </w:p>
    <w:p w14:paraId="51CC6271" w14:textId="46787030" w:rsidR="007A49CC" w:rsidRDefault="008C60C9" w:rsidP="0011295B">
      <w:r>
        <w:t xml:space="preserve">Outbreaks of zoonotic pathogens are sporadic, </w:t>
      </w:r>
      <w:r w:rsidR="00AD2E29">
        <w:t xml:space="preserve">often </w:t>
      </w:r>
      <w:r>
        <w:t>rare events that can have devastating consequenc</w:t>
      </w:r>
      <w:r w:rsidR="00885FFC">
        <w:t xml:space="preserve">es and are </w:t>
      </w:r>
      <w:r w:rsidR="006366AB">
        <w:t>inherently</w:t>
      </w:r>
      <w:r w:rsidR="00885FFC">
        <w:t xml:space="preserve"> difficult to predict </w:t>
      </w:r>
      <w:r w:rsidR="00885FFC">
        <w:fldChar w:fldCharType="begin"/>
      </w:r>
      <w:r w:rsidR="00885FFC">
        <w:instrText xml:space="preserve"> ADDIN EN.CITE &lt;EndNote&gt;&lt;Cite&gt;&lt;Author&gt;Morse&lt;/Author&gt;&lt;Year&gt;2012&lt;/Year&gt;&lt;RecNum&gt;1374&lt;/RecNum&gt;&lt;DisplayText&gt;(1)&lt;/DisplayText&gt;&lt;record&gt;&lt;rec-number&gt;1374&lt;/rec-number&gt;&lt;foreign-keys&gt;&lt;key app="EN" db-id="r5fzsd95fdtz2ieptdrpa90ysad0vtrxzfwr" timestamp="1414383437"&gt;1374&lt;/key&gt;&lt;/foreign-keys&gt;&lt;ref-type name="Journal Article"&gt;17&lt;/ref-type&gt;&lt;contributors&gt;&lt;authors&gt;&lt;author&gt;Morse, Stephen S.&lt;/author&gt;&lt;author&gt;Mazet, Jonna A. K.&lt;/author&gt;&lt;author&gt;Woolhouse, Mark&lt;/author&gt;&lt;author&gt;Parrish, Colin R.&lt;/author&gt;&lt;author&gt;Carroll, Dennis&lt;/author&gt;&lt;/authors&gt;&lt;/contributors&gt;&lt;titles&gt;&lt;title&gt;Prediction and prevention of the next pandemic zoonosis&lt;/title&gt;&lt;secondary-title&gt;The Lancet (British edition)&lt;/secondary-title&gt;&lt;/titles&gt;&lt;periodical&gt;&lt;full-title&gt;The Lancet (British edition)&lt;/full-title&gt;&lt;/periodical&gt;&lt;pages&gt;1956-1965&lt;/pages&gt;&lt;volume&gt;380&lt;/volume&gt;&lt;number&gt;9857&lt;/number&gt;&lt;dates&gt;&lt;year&gt;2012&lt;/year&gt;&lt;pub-dates&gt;&lt;date&gt;12/01&lt;/date&gt;&lt;/pub-dates&gt;&lt;/dates&gt;&lt;publisher&gt;J. Onwhyn&lt;/publisher&gt;&lt;isbn&gt;0140-6736&lt;/isbn&gt;&lt;urls&gt;&lt;/urls&gt;&lt;electronic-resource-num&gt;10.1016/S0140-6736(12)61684-5&lt;/electronic-resource-num&gt;&lt;/record&gt;&lt;/Cite&gt;&lt;/EndNote&gt;</w:instrText>
      </w:r>
      <w:r w:rsidR="00885FFC">
        <w:fldChar w:fldCharType="separate"/>
      </w:r>
      <w:r w:rsidR="00885FFC">
        <w:rPr>
          <w:noProof/>
        </w:rPr>
        <w:t>(</w:t>
      </w:r>
      <w:hyperlink w:anchor="_ENREF_1" w:tooltip="Morse, 2012 #1374" w:history="1">
        <w:r w:rsidR="00026D55">
          <w:rPr>
            <w:noProof/>
          </w:rPr>
          <w:t>1</w:t>
        </w:r>
      </w:hyperlink>
      <w:r w:rsidR="00885FFC">
        <w:rPr>
          <w:noProof/>
        </w:rPr>
        <w:t>)</w:t>
      </w:r>
      <w:r w:rsidR="00885FFC">
        <w:fldChar w:fldCharType="end"/>
      </w:r>
      <w:r>
        <w:t xml:space="preserve">.  </w:t>
      </w:r>
      <w:r w:rsidR="00401D89">
        <w:t xml:space="preserve">Several emerging zoonoses have </w:t>
      </w:r>
      <w:r w:rsidR="00F3725F">
        <w:t xml:space="preserve">become pandemics with </w:t>
      </w:r>
      <w:r w:rsidR="00401D89">
        <w:t xml:space="preserve">significant global health and economic impacts, including HIV/AIDS, SARS coronavirus, and </w:t>
      </w:r>
      <w:r w:rsidR="00A73C1F">
        <w:t xml:space="preserve">most recently, </w:t>
      </w:r>
      <w:r w:rsidR="00401D89">
        <w:t xml:space="preserve">Ebolavirus Zaire in West Africa </w:t>
      </w:r>
      <w:r w:rsidR="00C972B7">
        <w:fldChar w:fldCharType="begin">
          <w:fldData xml:space="preserve">PEVuZE5vdGU+PENpdGU+PFllYXI+MjAxNDwvWWVhcj48UmVjTnVtPjE0MTY8L1JlY051bT48RGlz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</w:fldData>
        </w:fldChar>
      </w:r>
      <w:r w:rsidR="00885FFC">
        <w:instrText xml:space="preserve"> ADDIN EN.CITE </w:instrText>
      </w:r>
      <w:r w:rsidR="00885FFC">
        <w:fldChar w:fldCharType="begin">
          <w:fldData xml:space="preserve">PEVuZE5vdGU+PENpdGU+PFllYXI+MjAxNDwvWWVhcj48UmVjTnVtPjE0MTY8L1JlY051bT48RGlz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</w:fldData>
        </w:fldChar>
      </w:r>
      <w:r w:rsidR="00885FFC">
        <w:instrText xml:space="preserve"> ADDIN EN.CITE.DATA </w:instrText>
      </w:r>
      <w:r w:rsidR="00885FFC">
        <w:fldChar w:fldCharType="end"/>
      </w:r>
      <w:r w:rsidR="00C972B7">
        <w:fldChar w:fldCharType="separate"/>
      </w:r>
      <w:r w:rsidR="00885FFC">
        <w:rPr>
          <w:noProof/>
        </w:rPr>
        <w:t>(</w:t>
      </w:r>
      <w:hyperlink w:anchor="_ENREF_2" w:tooltip=", 2014 #1416" w:history="1">
        <w:r w:rsidR="00026D55">
          <w:rPr>
            <w:noProof/>
          </w:rPr>
          <w:t>2-4</w:t>
        </w:r>
      </w:hyperlink>
      <w:r w:rsidR="00885FFC">
        <w:rPr>
          <w:noProof/>
        </w:rPr>
        <w:t>)</w:t>
      </w:r>
      <w:r w:rsidR="00C972B7">
        <w:fldChar w:fldCharType="end"/>
      </w:r>
      <w:r w:rsidR="00401D89">
        <w:t xml:space="preserve">. </w:t>
      </w:r>
      <w:r w:rsidR="00A73C1F">
        <w:t xml:space="preserve"> </w:t>
      </w:r>
      <w:r w:rsidR="00DA741D">
        <w:t xml:space="preserve">Understanding the </w:t>
      </w:r>
      <w:r w:rsidR="00885FFC">
        <w:t>ecology</w:t>
      </w:r>
      <w:r w:rsidR="00DA741D">
        <w:t xml:space="preserve"> of a zoonotic pathogen </w:t>
      </w:r>
      <w:r w:rsidR="006366AB">
        <w:t xml:space="preserve">may help predict </w:t>
      </w:r>
      <w:r w:rsidR="00B24074">
        <w:t xml:space="preserve">and prevent </w:t>
      </w:r>
      <w:r w:rsidR="006366AB">
        <w:t xml:space="preserve">outbreaks, but is </w:t>
      </w:r>
      <w:r w:rsidR="004225DC">
        <w:t xml:space="preserve">challenging due to the complexity of the systems </w:t>
      </w:r>
      <w:r w:rsidR="006366AB">
        <w:t>(e.g. one or more hosts, environment</w:t>
      </w:r>
      <w:r w:rsidR="00B24074">
        <w:t>al factors</w:t>
      </w:r>
      <w:r w:rsidR="006366AB">
        <w:t xml:space="preserve">, </w:t>
      </w:r>
      <w:r w:rsidR="00C30C21">
        <w:t xml:space="preserve">multiple </w:t>
      </w:r>
      <w:r w:rsidR="006366AB">
        <w:t>mechanisms of spil</w:t>
      </w:r>
      <w:r w:rsidR="007F74BC">
        <w:t>lover to humans</w:t>
      </w:r>
      <w:r w:rsidR="006366AB">
        <w:t xml:space="preserve">) </w:t>
      </w:r>
      <w:r w:rsidR="004225DC">
        <w:t xml:space="preserve">in which they </w:t>
      </w:r>
      <w:r w:rsidR="00152EBA">
        <w:t xml:space="preserve">typically </w:t>
      </w:r>
      <w:r w:rsidR="004225DC">
        <w:t xml:space="preserve">exist.  </w:t>
      </w:r>
      <w:r w:rsidR="00152EBA">
        <w:t>These systems frequently include wild animal reservoirs</w:t>
      </w:r>
      <w:r w:rsidR="00A32F7F">
        <w:t xml:space="preserve"> (e.g. bats, rodents, and nonhuman primates)</w:t>
      </w:r>
      <w:r w:rsidR="00152EBA">
        <w:t xml:space="preserve">, </w:t>
      </w:r>
      <w:r w:rsidR="00147644">
        <w:t>seasonal within-host infection dynamics</w:t>
      </w:r>
      <w:r w:rsidR="00CE607D">
        <w:t xml:space="preserve"> (e.g. Marburg virus </w:t>
      </w:r>
      <w:r w:rsidR="00CE607D">
        <w:fldChar w:fldCharType="begin"/>
      </w:r>
      <w:r w:rsidR="00CE607D">
        <w:instrText xml:space="preserve"> ADDIN EN.CITE &lt;EndNote&gt;&lt;Cite&gt;&lt;Author&gt;Amman&lt;/Author&gt;&lt;Year&gt;2012&lt;/Year&gt;&lt;RecNum&gt;1237&lt;/RecNum&gt;&lt;DisplayText&gt;(5)&lt;/DisplayText&gt;&lt;record&gt;&lt;rec-number&gt;1237&lt;/rec-number&gt;&lt;foreign-keys&gt;&lt;key app="EN" db-id="r5fzsd95fdtz2ieptdrpa90ysad0vtrxzfwr" timestamp="1395862703"&gt;1237&lt;/key&gt;&lt;/foreign-keys&gt;&lt;ref-type name="Journal Article"&gt;17&lt;/ref-type&gt;&lt;contributors&gt;&lt;authors&gt;&lt;author&gt;Amman, B. R.&lt;/author&gt;&lt;author&gt;Carroll, S. A.&lt;/author&gt;&lt;author&gt;Reed, Z. D.&lt;/author&gt;&lt;author&gt;Sealy, T. K.&lt;/author&gt;&lt;author&gt;Balinandi, S.&lt;/author&gt;&lt;author&gt;Swanepoel, R.&lt;/author&gt;&lt;author&gt;Kemp, A.&lt;/author&gt;&lt;author&gt;Erickson, B. R.&lt;/author&gt;&lt;author&gt;Comer, J. A.&lt;/author&gt;&lt;author&gt;Campbell, S.&lt;/author&gt;&lt;author&gt;Cannon, D. L.&lt;/author&gt;&lt;author&gt;Khristova, M. L.&lt;/author&gt;&lt;author&gt;Atimnedi, P.&lt;/author&gt;&lt;author&gt;Paddock, C. D.&lt;/author&gt;&lt;author&gt;Crockett, R. J. K.&lt;/author&gt;&lt;author&gt;Flietstra, T. D.&lt;/author&gt;&lt;author&gt;Warfield, K. L.&lt;/author&gt;&lt;author&gt;Unfer, R.&lt;/author&gt;&lt;author&gt;Katongole-Mbidde, E.&lt;/author&gt;&lt;author&gt;Downing, R.&lt;/author&gt;&lt;author&gt;Tappero, J. W.&lt;/author&gt;&lt;author&gt;Zaki, S. R.&lt;/author&gt;&lt;author&gt;Rollin, P. E.&lt;/author&gt;&lt;author&gt;Ksiazek, T. G.&lt;/author&gt;&lt;author&gt;Nichol, S. T.&lt;/author&gt;&lt;author&gt;Towner, J. S.&lt;/author&gt;&lt;/authors&gt;&lt;/contributors&gt;&lt;titles&gt;&lt;title&gt;Seasonal Pulses of Marburg Virus Circulation in Juvenile Rousettus aegyptiacus Bats Coincide with Periods of Increased Risk of Human Infection&lt;/title&gt;&lt;secondary-title&gt;Plos Pathogens&lt;/secondary-title&gt;&lt;/titles&gt;&lt;periodical&gt;&lt;full-title&gt;Plos Pathogens&lt;/full-title&gt;&lt;/periodical&gt;&lt;volume&gt;8&lt;/volume&gt;&lt;number&gt;10&lt;/number&gt;&lt;dates&gt;&lt;year&gt;2012&lt;/year&gt;&lt;pub-dates&gt;&lt;date&gt;Oct&lt;/date&gt;&lt;/pub-dates&gt;&lt;/dates&gt;&lt;isbn&gt;1553-7374&lt;/isbn&gt;&lt;accession-num&gt;WOS:000310530300002&lt;/accession-num&gt;&lt;urls&gt;&lt;related-urls&gt;&lt;url&gt;&amp;lt;Go to ISI&amp;gt;://WOS:000310530300002&lt;/url&gt;&lt;/related-urls&gt;&lt;/urls&gt;&lt;custom7&gt;e1002877&lt;/custom7&gt;&lt;electronic-resource-num&gt;10.1371/journal.ppat.1002877&lt;/electronic-resource-num&gt;&lt;/record&gt;&lt;/Cite&gt;&lt;/EndNote&gt;</w:instrText>
      </w:r>
      <w:r w:rsidR="00CE607D">
        <w:fldChar w:fldCharType="separate"/>
      </w:r>
      <w:r w:rsidR="00CE607D">
        <w:rPr>
          <w:noProof/>
        </w:rPr>
        <w:t>(</w:t>
      </w:r>
      <w:hyperlink w:anchor="_ENREF_5" w:tooltip="Amman, 2012 #1237" w:history="1">
        <w:r w:rsidR="00026D55">
          <w:rPr>
            <w:noProof/>
          </w:rPr>
          <w:t>5</w:t>
        </w:r>
      </w:hyperlink>
      <w:r w:rsidR="00CE607D">
        <w:rPr>
          <w:noProof/>
        </w:rPr>
        <w:t>)</w:t>
      </w:r>
      <w:r w:rsidR="00CE607D">
        <w:fldChar w:fldCharType="end"/>
      </w:r>
      <w:r w:rsidR="00CE607D">
        <w:t>)</w:t>
      </w:r>
      <w:r w:rsidR="00147644">
        <w:t xml:space="preserve">, </w:t>
      </w:r>
      <w:r w:rsidR="006366AB">
        <w:t>multiple routes of transmission to people</w:t>
      </w:r>
      <w:r w:rsidR="00147644">
        <w:t>; and environmental factors</w:t>
      </w:r>
      <w:r w:rsidR="00152EBA">
        <w:t xml:space="preserve"> that are subject to anthropogenic c</w:t>
      </w:r>
      <w:r w:rsidR="00147644">
        <w:t>hanges over varying time scales</w:t>
      </w:r>
      <w:r w:rsidR="00152EBA">
        <w:t xml:space="preserve"> that may require years, if not decades of study to </w:t>
      </w:r>
      <w:r w:rsidR="007F74BC">
        <w:t>understand</w:t>
      </w:r>
      <w:r w:rsidR="00152EBA">
        <w:t xml:space="preserve"> </w:t>
      </w:r>
      <w:r w:rsidR="00152EBA">
        <w:fldChar w:fldCharType="begin"/>
      </w:r>
      <w:r w:rsidR="00CE607D">
        <w:instrText xml:space="preserve"> ADDIN EN.CITE &lt;EndNote&gt;&lt;Cite&gt;&lt;Author&gt;Daszak&lt;/Author&gt;&lt;Year&gt;2013&lt;/Year&gt;&lt;RecNum&gt;910&lt;/RecNum&gt;&lt;DisplayText&gt;(6)&lt;/DisplayText&gt;&lt;record&gt;&lt;rec-number&gt;910&lt;/rec-number&gt;&lt;foreign-keys&gt;&lt;key app="EN" db-id="r5fzsd95fdtz2ieptdrpa90ysad0vtrxzfwr" timestamp="1364486696"&gt;910&lt;/key&gt;&lt;/foreign-keys&gt;&lt;ref-type name="Journal Article"&gt;17&lt;/ref-type&gt;&lt;contributors&gt;&lt;authors&gt;&lt;author&gt;Daszak, Peter&lt;/author&gt;&lt;author&gt;Zambrana-Torrelio, Carlos&lt;/author&gt;&lt;author&gt;Bogich, Tiffany L&lt;/author&gt;&lt;author&gt;Fernandez, Miguel&lt;/author&gt;&lt;author&gt;Epstein, Jonathan H&lt;/author&gt;&lt;author&gt;Murray, Kris A&lt;/author&gt;&lt;author&gt;Hamilton, Healy&lt;/author&gt;&lt;/authors&gt;&lt;/contributors&gt;&lt;titles&gt;&lt;title&gt;Interdisciplinary approaches to understanding disease emergence: The past, present, and future drivers of Nipah virus emergence&lt;/title&gt;&lt;secondary-title&gt;Proceedings of the National Academy of Sciences&lt;/secondary-title&gt;&lt;/titles&gt;&lt;periodical&gt;&lt;full-title&gt;Proceedings of the National Academy of Sciences&lt;/full-title&gt;&lt;/periodical&gt;&lt;pages&gt;3681-3688&lt;/pages&gt;&lt;volume&gt;110&lt;/volume&gt;&lt;number&gt;Supplement 1&lt;/number&gt;&lt;dates&gt;&lt;year&gt;2013&lt;/year&gt;&lt;/dates&gt;&lt;isbn&gt;0027-8424&lt;/isbn&gt;&lt;urls&gt;&lt;/urls&gt;&lt;/record&gt;&lt;/Cite&gt;&lt;/EndNote&gt;</w:instrText>
      </w:r>
      <w:r w:rsidR="00152EBA">
        <w:fldChar w:fldCharType="separate"/>
      </w:r>
      <w:r w:rsidR="00CE607D">
        <w:rPr>
          <w:noProof/>
        </w:rPr>
        <w:t>(</w:t>
      </w:r>
      <w:hyperlink w:anchor="_ENREF_6" w:tooltip="Daszak, 2013 #910" w:history="1">
        <w:r w:rsidR="00026D55">
          <w:rPr>
            <w:noProof/>
          </w:rPr>
          <w:t>6</w:t>
        </w:r>
      </w:hyperlink>
      <w:r w:rsidR="00CE607D">
        <w:rPr>
          <w:noProof/>
        </w:rPr>
        <w:t>)</w:t>
      </w:r>
      <w:r w:rsidR="00152EBA">
        <w:fldChar w:fldCharType="end"/>
      </w:r>
      <w:r w:rsidR="00152EBA">
        <w:t xml:space="preserve">.   </w:t>
      </w:r>
      <w:r w:rsidR="001D1D57">
        <w:t xml:space="preserve">Longitudinal ecological studies of zoonotic pathogens that collect field data </w:t>
      </w:r>
      <w:r w:rsidR="00AD2E29">
        <w:t xml:space="preserve">to estimate </w:t>
      </w:r>
      <w:r w:rsidR="001D1D57">
        <w:t>host abundance, geographic distribution, infection status, and mechanism of pathogen transmission to other animals and pe</w:t>
      </w:r>
      <w:r w:rsidR="00133AB7">
        <w:t xml:space="preserve">ople are resource intensive and </w:t>
      </w:r>
      <w:r w:rsidR="007F74BC">
        <w:t xml:space="preserve">therefore </w:t>
      </w:r>
      <w:r w:rsidR="00133AB7">
        <w:t>infrequently conducted</w:t>
      </w:r>
      <w:r w:rsidR="001D1D57">
        <w:t xml:space="preserve">.  </w:t>
      </w:r>
      <w:r w:rsidR="00152EBA">
        <w:t xml:space="preserve">As a result, the ecology of many emerging zoonoses remains poorly understood, which creates an impediment to predicting the timing and location of </w:t>
      </w:r>
      <w:r w:rsidR="00147644">
        <w:t xml:space="preserve">human </w:t>
      </w:r>
      <w:r w:rsidR="00152EBA">
        <w:t xml:space="preserve">outbreaks and </w:t>
      </w:r>
      <w:r w:rsidR="003C07DA">
        <w:t xml:space="preserve">the development of </w:t>
      </w:r>
      <w:r w:rsidR="00152EBA">
        <w:t xml:space="preserve">effective </w:t>
      </w:r>
      <w:r w:rsidR="003C07DA">
        <w:t>interventions</w:t>
      </w:r>
      <w:r w:rsidR="00393F7F">
        <w:t xml:space="preserve"> that may limit </w:t>
      </w:r>
      <w:r w:rsidR="00B24074">
        <w:t>opportunities</w:t>
      </w:r>
      <w:r w:rsidR="00393F7F">
        <w:t xml:space="preserve"> for pandemics to occur</w:t>
      </w:r>
      <w:r w:rsidR="003C07DA">
        <w:t xml:space="preserve"> </w:t>
      </w:r>
      <w:r w:rsidR="00885FFC">
        <w:fldChar w:fldCharType="begin">
          <w:fldData xml:space="preserve">PEVuZE5vdGU+PENpdGU+PEF1dGhvcj5Nb3JzZTwvQXV0aG9yPjxZZWFyPjIwMTI8L1llYXI+PFJl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</w:fldData>
        </w:fldChar>
      </w:r>
      <w:r w:rsidR="00CE607D">
        <w:instrText xml:space="preserve"> ADDIN EN.CITE </w:instrText>
      </w:r>
      <w:r w:rsidR="00CE607D">
        <w:fldChar w:fldCharType="begin">
          <w:fldData xml:space="preserve">PEVuZE5vdGU+PENpdGU+PEF1dGhvcj5Nb3JzZTwvQXV0aG9yPjxZZWFyPjIwMTI8L1llYXI+PFJl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</w:fldData>
        </w:fldChar>
      </w:r>
      <w:r w:rsidR="00CE607D">
        <w:instrText xml:space="preserve"> ADDIN EN.CITE.DATA </w:instrText>
      </w:r>
      <w:r w:rsidR="00CE607D">
        <w:fldChar w:fldCharType="end"/>
      </w:r>
      <w:r w:rsidR="00885FFC">
        <w:fldChar w:fldCharType="separate"/>
      </w:r>
      <w:r w:rsidR="00CE607D">
        <w:rPr>
          <w:noProof/>
        </w:rPr>
        <w:t>(</w:t>
      </w:r>
      <w:hyperlink w:anchor="_ENREF_1" w:tooltip="Morse, 2012 #1374" w:history="1">
        <w:r w:rsidR="00026D55">
          <w:rPr>
            <w:noProof/>
          </w:rPr>
          <w:t>1</w:t>
        </w:r>
      </w:hyperlink>
      <w:r w:rsidR="00CE607D">
        <w:rPr>
          <w:noProof/>
        </w:rPr>
        <w:t xml:space="preserve">, </w:t>
      </w:r>
      <w:hyperlink w:anchor="_ENREF_6" w:tooltip="Daszak, 2013 #910" w:history="1">
        <w:r w:rsidR="00026D55">
          <w:rPr>
            <w:noProof/>
          </w:rPr>
          <w:t>6</w:t>
        </w:r>
      </w:hyperlink>
      <w:r w:rsidR="00CE607D">
        <w:rPr>
          <w:noProof/>
        </w:rPr>
        <w:t xml:space="preserve">, </w:t>
      </w:r>
      <w:hyperlink w:anchor="_ENREF_7" w:tooltip="Karesh, 2012 #1442" w:history="1">
        <w:r w:rsidR="00026D55">
          <w:rPr>
            <w:noProof/>
          </w:rPr>
          <w:t>7</w:t>
        </w:r>
      </w:hyperlink>
      <w:r w:rsidR="00CE607D">
        <w:rPr>
          <w:noProof/>
        </w:rPr>
        <w:t>)</w:t>
      </w:r>
      <w:r w:rsidR="00885FFC">
        <w:fldChar w:fldCharType="end"/>
      </w:r>
      <w:r w:rsidR="00DA741D">
        <w:t xml:space="preserve">.  </w:t>
      </w:r>
    </w:p>
    <w:p w14:paraId="3F88323D" w14:textId="47F201FC" w:rsidR="002B069F" w:rsidRPr="002B069F" w:rsidRDefault="006C59C6" w:rsidP="0011295B">
      <w:r>
        <w:t xml:space="preserve">Nipah virus </w:t>
      </w:r>
      <w:r w:rsidR="00505527">
        <w:t xml:space="preserve">(NiV) </w:t>
      </w:r>
      <w:r>
        <w:t xml:space="preserve">is an emerging zoonotic </w:t>
      </w:r>
      <w:r w:rsidR="00505527">
        <w:t>paramyxovi</w:t>
      </w:r>
      <w:r w:rsidR="00F31528">
        <w:t>ru</w:t>
      </w:r>
      <w:r w:rsidR="00505527">
        <w:t>s</w:t>
      </w:r>
      <w:r w:rsidR="00F31528">
        <w:t xml:space="preserve"> </w:t>
      </w:r>
      <w:r w:rsidR="005A3826">
        <w:t>(</w:t>
      </w:r>
      <w:r w:rsidR="00F31528">
        <w:t xml:space="preserve">genus </w:t>
      </w:r>
      <w:r w:rsidR="00F31528">
        <w:rPr>
          <w:i/>
        </w:rPr>
        <w:t>Henipavirus</w:t>
      </w:r>
      <w:r w:rsidR="005A3826" w:rsidRPr="005A3826">
        <w:t>)</w:t>
      </w:r>
      <w:r w:rsidR="00F31528">
        <w:rPr>
          <w:i/>
        </w:rPr>
        <w:t xml:space="preserve"> </w:t>
      </w:r>
      <w:r w:rsidR="005A3826">
        <w:t>with pandemic potential</w:t>
      </w:r>
      <w:r w:rsidR="006366AB">
        <w:t xml:space="preserve"> </w:t>
      </w:r>
      <w:r w:rsidR="005A3826">
        <w:fldChar w:fldCharType="begin"/>
      </w:r>
      <w:r w:rsidR="00CE607D">
        <w:instrText xml:space="preserve"> ADDIN EN.CITE &lt;EndNote&gt;&lt;Cite&gt;&lt;Author&gt;Luby&lt;/Author&gt;&lt;Year&gt;2013&lt;/Year&gt;&lt;RecNum&gt;1107&lt;/RecNum&gt;&lt;DisplayText&gt;(8)&lt;/DisplayText&gt;&lt;record&gt;&lt;rec-number&gt;1107&lt;/rec-number&gt;&lt;foreign-keys&gt;&lt;key app="EN" db-id="r5fzsd95fdtz2ieptdrpa90ysad0vtrxzfwr" timestamp="1378593403"&gt;1107&lt;/key&gt;&lt;/foreign-keys&gt;&lt;ref-type name="Journal Article"&gt;17&lt;/ref-type&gt;&lt;contributors&gt;&lt;authors&gt;&lt;author&gt;Luby, Stephen P.&lt;/author&gt;&lt;/authors&gt;&lt;/contributors&gt;&lt;titles&gt;&lt;title&gt;The pandemic potential of Nipah virus&lt;/title&gt;&lt;secondary-title&gt;Antiviral Research&lt;/secondary-title&gt;&lt;/titles&gt;&lt;periodical&gt;&lt;full-title&gt;Antiviral Research&lt;/full-title&gt;&lt;/periodical&gt;&lt;pages&gt;38-43&lt;/pages&gt;&lt;volume&gt;100&lt;/volume&gt;&lt;number&gt;1&lt;/number&gt;&lt;keywords&gt;&lt;keyword&gt;Nipah virus&lt;/keyword&gt;&lt;keyword&gt;Henipavirus&lt;/keyword&gt;&lt;keyword&gt;Nosocomial transmission&lt;/keyword&gt;&lt;keyword&gt;Pandemics&lt;/keyword&gt;&lt;keyword&gt;Zoonosis&lt;/keyword&gt;&lt;keyword&gt;Chiroptera&lt;/keyword&gt;&lt;/keywords&gt;&lt;dates&gt;&lt;year&gt;2013&lt;/year&gt;&lt;/dates&gt;&lt;isbn&gt;0166-3542&lt;/isbn&gt;&lt;urls&gt;&lt;related-urls&gt;&lt;url&gt;http://www.sciencedirect.com/science/article/pii/S0166354213001988&lt;/url&gt;&lt;/related-urls&gt;&lt;/urls&gt;&lt;electronic-resource-num&gt;http://dx.doi.org/10.1016/j.antiviral.2013.07.011&lt;/electronic-resource-num&gt;&lt;/record&gt;&lt;/Cite&gt;&lt;/EndNote&gt;</w:instrText>
      </w:r>
      <w:r w:rsidR="005A3826">
        <w:fldChar w:fldCharType="separate"/>
      </w:r>
      <w:r w:rsidR="00CE607D">
        <w:rPr>
          <w:noProof/>
        </w:rPr>
        <w:t>(</w:t>
      </w:r>
      <w:hyperlink w:anchor="_ENREF_8" w:tooltip="Luby, 2013 #1107" w:history="1">
        <w:r w:rsidR="00026D55">
          <w:rPr>
            <w:noProof/>
          </w:rPr>
          <w:t>8</w:t>
        </w:r>
      </w:hyperlink>
      <w:r w:rsidR="00CE607D">
        <w:rPr>
          <w:noProof/>
        </w:rPr>
        <w:t>)</w:t>
      </w:r>
      <w:r w:rsidR="005A3826">
        <w:fldChar w:fldCharType="end"/>
      </w:r>
      <w:r w:rsidR="005A3826">
        <w:t xml:space="preserve">.  </w:t>
      </w:r>
      <w:r w:rsidR="00B24074">
        <w:t xml:space="preserve">Nipah virus was first recognized </w:t>
      </w:r>
      <w:r w:rsidR="00F31528">
        <w:t xml:space="preserve">in Malaysia in 1998 and has repeatedly </w:t>
      </w:r>
      <w:r w:rsidR="00B24074">
        <w:t xml:space="preserve">caused outbreaks </w:t>
      </w:r>
      <w:r w:rsidR="00F31528">
        <w:t>in Bangladesh</w:t>
      </w:r>
      <w:r w:rsidR="00EC7B1B">
        <w:t xml:space="preserve"> and India</w:t>
      </w:r>
      <w:r w:rsidR="00133AB7">
        <w:t xml:space="preserve"> </w:t>
      </w:r>
      <w:r w:rsidR="00F31528">
        <w:t>with</w:t>
      </w:r>
      <w:r>
        <w:t xml:space="preserve"> </w:t>
      </w:r>
      <w:r w:rsidR="00AD2E29">
        <w:t xml:space="preserve">mean </w:t>
      </w:r>
      <w:r>
        <w:t xml:space="preserve">mortality </w:t>
      </w:r>
      <w:r w:rsidR="008E0B90">
        <w:t xml:space="preserve">rates </w:t>
      </w:r>
      <w:r w:rsidR="00AD2E29">
        <w:t xml:space="preserve">around </w:t>
      </w:r>
      <w:r w:rsidR="008E0B90">
        <w:t xml:space="preserve">70% </w:t>
      </w:r>
      <w:r w:rsidR="00C86F08">
        <w:fldChar w:fldCharType="begin">
          <w:fldData xml:space="preserve">PEVuZE5vdGU+PENpdGU+PEF1dGhvcj5DaGFkaGE8L0F1dGhvcj48WWVhcj4yMDA2PC9ZZWFyPjxS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</w:fldData>
        </w:fldChar>
      </w:r>
      <w:r w:rsidR="00CE607D">
        <w:instrText xml:space="preserve"> ADDIN EN.CITE </w:instrText>
      </w:r>
      <w:r w:rsidR="00CE607D">
        <w:fldChar w:fldCharType="begin">
          <w:fldData xml:space="preserve">PEVuZE5vdGU+PENpdGU+PEF1dGhvcj5DaGFkaGE8L0F1dGhvcj48WWVhcj4yMDA2PC9ZZWFyPjxS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</w:fldData>
        </w:fldChar>
      </w:r>
      <w:r w:rsidR="00CE607D">
        <w:instrText xml:space="preserve"> ADDIN EN.CITE.DATA </w:instrText>
      </w:r>
      <w:r w:rsidR="00CE607D">
        <w:fldChar w:fldCharType="end"/>
      </w:r>
      <w:r w:rsidR="00C86F08">
        <w:fldChar w:fldCharType="separate"/>
      </w:r>
      <w:r w:rsidR="00CE607D">
        <w:rPr>
          <w:noProof/>
        </w:rPr>
        <w:t>(</w:t>
      </w:r>
      <w:hyperlink w:anchor="_ENREF_9" w:tooltip="Chadha, 2006 #97" w:history="1">
        <w:r w:rsidR="00026D55">
          <w:rPr>
            <w:noProof/>
          </w:rPr>
          <w:t>9-11</w:t>
        </w:r>
      </w:hyperlink>
      <w:r w:rsidR="00CE607D">
        <w:rPr>
          <w:noProof/>
        </w:rPr>
        <w:t>)</w:t>
      </w:r>
      <w:r w:rsidR="00C86F08">
        <w:fldChar w:fldCharType="end"/>
      </w:r>
      <w:r>
        <w:t xml:space="preserve">. </w:t>
      </w:r>
      <w:r w:rsidR="00EC7B1B">
        <w:t xml:space="preserve"> </w:t>
      </w:r>
      <w:r w:rsidR="005A3826">
        <w:t xml:space="preserve">Old world frugivorous bats, particularly those species within the genus </w:t>
      </w:r>
      <w:r w:rsidR="005A3826">
        <w:rPr>
          <w:i/>
        </w:rPr>
        <w:t>Pteropus</w:t>
      </w:r>
      <w:r w:rsidR="00B75C74">
        <w:rPr>
          <w:i/>
        </w:rPr>
        <w:t xml:space="preserve"> </w:t>
      </w:r>
      <w:r w:rsidR="00B75C74">
        <w:t xml:space="preserve">(Family </w:t>
      </w:r>
      <w:r w:rsidR="00B75C74" w:rsidRPr="00B75C74">
        <w:rPr>
          <w:i/>
        </w:rPr>
        <w:t>Pteropodidae</w:t>
      </w:r>
      <w:r w:rsidR="00B75C74">
        <w:t>)</w:t>
      </w:r>
      <w:r w:rsidR="005A3826">
        <w:rPr>
          <w:i/>
        </w:rPr>
        <w:t xml:space="preserve">, </w:t>
      </w:r>
      <w:r w:rsidR="005A3826">
        <w:t xml:space="preserve">are </w:t>
      </w:r>
      <w:r w:rsidR="00AD2E29">
        <w:t xml:space="preserve">the </w:t>
      </w:r>
      <w:r>
        <w:t xml:space="preserve">reservoir </w:t>
      </w:r>
      <w:r w:rsidR="00220B94">
        <w:t>hosts</w:t>
      </w:r>
      <w:r w:rsidR="00F31528">
        <w:t xml:space="preserve"> for </w:t>
      </w:r>
      <w:r w:rsidR="00950B32">
        <w:t xml:space="preserve">henipaviruses in Asia </w:t>
      </w:r>
      <w:r w:rsidR="00F31528">
        <w:t>and Australia</w:t>
      </w:r>
      <w:r w:rsidR="00220B94">
        <w:t xml:space="preserve"> </w:t>
      </w:r>
      <w:r w:rsidR="00C86F08">
        <w:fldChar w:fldCharType="begin">
          <w:fldData xml:space="preserve">PEVuZE5vdGU+PENpdGU+PEF1dGhvcj5DaHVhPC9BdXRob3I+PFllYXI+MjAwMjwvWWVhcj48UmVj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</w:fldData>
        </w:fldChar>
      </w:r>
      <w:r w:rsidR="00CE607D">
        <w:instrText xml:space="preserve"> ADDIN EN.CITE </w:instrText>
      </w:r>
      <w:r w:rsidR="00CE607D">
        <w:fldChar w:fldCharType="begin">
          <w:fldData xml:space="preserve">PEVuZE5vdGU+PENpdGU+PEF1dGhvcj5DaHVhPC9BdXRob3I+PFllYXI+MjAwMjwvWWVhcj48UmVj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</w:fldData>
        </w:fldChar>
      </w:r>
      <w:r w:rsidR="00CE607D">
        <w:instrText xml:space="preserve"> ADDIN EN.CITE.DATA </w:instrText>
      </w:r>
      <w:r w:rsidR="00CE607D">
        <w:fldChar w:fldCharType="end"/>
      </w:r>
      <w:r w:rsidR="00C86F08">
        <w:fldChar w:fldCharType="separate"/>
      </w:r>
      <w:r w:rsidR="00CE607D">
        <w:rPr>
          <w:noProof/>
        </w:rPr>
        <w:t>(</w:t>
      </w:r>
      <w:hyperlink w:anchor="_ENREF_12" w:tooltip="Chua, 2002 #130" w:history="1">
        <w:r w:rsidR="00026D55">
          <w:rPr>
            <w:noProof/>
          </w:rPr>
          <w:t>12-20</w:t>
        </w:r>
      </w:hyperlink>
      <w:r w:rsidR="00CE607D">
        <w:rPr>
          <w:noProof/>
        </w:rPr>
        <w:t>)</w:t>
      </w:r>
      <w:r w:rsidR="00C86F08">
        <w:fldChar w:fldCharType="end"/>
      </w:r>
      <w:r>
        <w:t>.</w:t>
      </w:r>
      <w:r w:rsidR="00593866">
        <w:t xml:space="preserve"> </w:t>
      </w:r>
      <w:r w:rsidR="00CE607D">
        <w:t xml:space="preserve">Several characteristics give NiV the </w:t>
      </w:r>
      <w:r w:rsidR="00133AB7">
        <w:t xml:space="preserve">potential </w:t>
      </w:r>
      <w:r w:rsidR="00CE607D">
        <w:t xml:space="preserve">to cause a significant global pandemic:  its bat reservoir hosts are widely distributed throughout Asia and often overlap human and livestock populations; it has the ability to be transmitted directly from bats to humans or </w:t>
      </w:r>
      <w:r w:rsidR="00133AB7">
        <w:t xml:space="preserve">to livestock </w:t>
      </w:r>
      <w:r w:rsidR="00CE607D">
        <w:t xml:space="preserve">then humans; it can be transmitted from person to person; spillover has occurred repeatedly in populous and internationally connected regions; and it is associated with a high mortality rate </w:t>
      </w:r>
      <w:r w:rsidR="00CE607D">
        <w:fldChar w:fldCharType="begin"/>
      </w:r>
      <w:r w:rsidR="00CE607D">
        <w:instrText xml:space="preserve"> ADDIN EN.CITE &lt;EndNote&gt;&lt;Cite&gt;&lt;Author&gt;Epstein&lt;/Author&gt;&lt;Year&gt;2006&lt;/Year&gt;&lt;RecNum&gt;188&lt;/RecNum&gt;&lt;DisplayText&gt;(21)&lt;/DisplayText&gt;&lt;record&gt;&lt;rec-number&gt;188&lt;/rec-number&gt;&lt;foreign-keys&gt;&lt;key app="EN" db-id="r5fzsd95fdtz2ieptdrpa90ysad0vtrxzfwr" timestamp="1346439755"&gt;188&lt;/key&gt;&lt;/foreign-keys&gt;&lt;ref-type name="Journal Article"&gt;17&lt;/ref-type&gt;&lt;contributors&gt;&lt;authors&gt;&lt;author&gt;Epstein, J H.,&lt;/author&gt;&lt;author&gt;Field, H E.,&lt;/author&gt;&lt;author&gt;Luby, S.,&lt;/author&gt;&lt;author&gt;Pulliam, J.R.C.,&lt;/author&gt;&lt;author&gt;Daszak, P.&lt;/author&gt;&lt;/authors&gt;&lt;/contributors&gt;&lt;titles&gt;&lt;title&gt;Nipah virus:  Impact, Origins, and Causes of Emergence&lt;/title&gt;&lt;secondary-title&gt;Current Infectious Disease Reports&lt;/secondary-title&gt;&lt;alt-title&gt;Curr Infect Dis Rep&lt;/alt-title&gt;&lt;short-title&gt;CIDR&lt;/short-title&gt;&lt;/titles&gt;&lt;periodical&gt;&lt;full-title&gt;Current Infectious Disease Reports&lt;/full-title&gt;&lt;abbr-1&gt;Curr Infect Dis Rep&lt;/abbr-1&gt;&lt;/periodical&gt;&lt;alt-periodical&gt;&lt;full-title&gt;Current Infectious Disease Reports&lt;/full-title&gt;&lt;abbr-1&gt;Curr Infect Dis Rep&lt;/abbr-1&gt;&lt;/alt-periodical&gt;&lt;pages&gt;59-65&lt;/pages&gt;&lt;volume&gt;8&lt;/volume&gt;&lt;number&gt;1&lt;/number&gt;&lt;dates&gt;&lt;year&gt;2006&lt;/year&gt;&lt;/dates&gt;&lt;urls&gt;&lt;/urls&gt;&lt;/record&gt;&lt;/Cite&gt;&lt;/EndNote&gt;</w:instrText>
      </w:r>
      <w:r w:rsidR="00CE607D">
        <w:fldChar w:fldCharType="separate"/>
      </w:r>
      <w:r w:rsidR="00CE607D">
        <w:rPr>
          <w:noProof/>
        </w:rPr>
        <w:t>(</w:t>
      </w:r>
      <w:hyperlink w:anchor="_ENREF_21" w:tooltip="Epstein, 2006 #188" w:history="1">
        <w:r w:rsidR="00026D55">
          <w:rPr>
            <w:noProof/>
          </w:rPr>
          <w:t>21</w:t>
        </w:r>
      </w:hyperlink>
      <w:r w:rsidR="00CE607D">
        <w:rPr>
          <w:noProof/>
        </w:rPr>
        <w:t>)</w:t>
      </w:r>
      <w:r w:rsidR="00CE607D">
        <w:fldChar w:fldCharType="end"/>
      </w:r>
      <w:r w:rsidR="00CE607D">
        <w:t xml:space="preserve">. </w:t>
      </w:r>
      <w:r w:rsidR="0011295B">
        <w:t xml:space="preserve">Despite the wide distribution of </w:t>
      </w:r>
      <w:r w:rsidR="00CE607D">
        <w:t xml:space="preserve">henipaviruses and their </w:t>
      </w:r>
      <w:r w:rsidR="0011295B">
        <w:t>bat</w:t>
      </w:r>
      <w:r w:rsidR="00CE607D">
        <w:t xml:space="preserve"> hosts</w:t>
      </w:r>
      <w:r w:rsidR="0011295B">
        <w:t xml:space="preserve">, human </w:t>
      </w:r>
      <w:r w:rsidR="00CE607D">
        <w:t xml:space="preserve">infections </w:t>
      </w:r>
      <w:r w:rsidR="00AD2E29">
        <w:t xml:space="preserve">have been </w:t>
      </w:r>
      <w:r w:rsidR="0011295B">
        <w:t xml:space="preserve">identified in </w:t>
      </w:r>
      <w:r w:rsidR="00B24074">
        <w:t xml:space="preserve">a </w:t>
      </w:r>
      <w:r w:rsidR="00133AB7">
        <w:t xml:space="preserve">relatively </w:t>
      </w:r>
      <w:r w:rsidR="00B24074">
        <w:t xml:space="preserve">limited number of locations:  </w:t>
      </w:r>
      <w:r w:rsidR="0011295B">
        <w:t xml:space="preserve">India, Bangladesh, Malaysia, </w:t>
      </w:r>
      <w:r w:rsidR="000103E8">
        <w:t xml:space="preserve">The Philippines, </w:t>
      </w:r>
      <w:r w:rsidR="0011295B">
        <w:t>Singapore</w:t>
      </w:r>
      <w:r w:rsidR="00BE7BFC">
        <w:t xml:space="preserve">, </w:t>
      </w:r>
      <w:r w:rsidR="0011295B">
        <w:t xml:space="preserve">and Australia – a fraction of the countries where henipaviruses have been identified </w:t>
      </w:r>
      <w:r w:rsidR="005A3826">
        <w:t xml:space="preserve">in bats </w:t>
      </w:r>
      <w:r w:rsidR="000103E8">
        <w:fldChar w:fldCharType="begin">
          <w:fldData xml:space="preserve">PEVuZE5vdGU+PENpdGU+PEF1dGhvcj5DaGFkaGE8L0F1dGhvcj48WWVhcj4yMDA2PC9ZZWFyPjxS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Y2llbmNlPC9mdWxsLXRpdGxlPjwvYWx0LXBlcmlvZGljYWw+PHBhZ2VzPjE0MzItMzU8L3BhZ2Vz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</w:fldData>
        </w:fldChar>
      </w:r>
      <w:r w:rsidR="00CE607D">
        <w:instrText xml:space="preserve"> ADDIN EN.CITE </w:instrText>
      </w:r>
      <w:r w:rsidR="00CE607D">
        <w:fldChar w:fldCharType="begin">
          <w:fldData xml:space="preserve">PEVuZE5vdGU+PENpdGU+PEF1dGhvcj5DaGFkaGE8L0F1dGhvcj48WWVhcj4yMDA2PC9ZZWFyPjxS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Y2llbmNlPC9mdWxsLXRpdGxlPjwvYWx0LXBlcmlvZGljYWw+PHBhZ2VzPjE0MzItMzU8L3BhZ2Vz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</w:fldData>
        </w:fldChar>
      </w:r>
      <w:r w:rsidR="00CE607D">
        <w:instrText xml:space="preserve"> ADDIN EN.CITE.DATA </w:instrText>
      </w:r>
      <w:r w:rsidR="00CE607D">
        <w:fldChar w:fldCharType="end"/>
      </w:r>
      <w:r w:rsidR="000103E8">
        <w:fldChar w:fldCharType="separate"/>
      </w:r>
      <w:r w:rsidR="00CE607D">
        <w:rPr>
          <w:noProof/>
        </w:rPr>
        <w:t>(</w:t>
      </w:r>
      <w:hyperlink w:anchor="_ENREF_9" w:tooltip="Chadha, 2006 #97" w:history="1">
        <w:r w:rsidR="00026D55">
          <w:rPr>
            <w:noProof/>
          </w:rPr>
          <w:t>9</w:t>
        </w:r>
      </w:hyperlink>
      <w:r w:rsidR="00CE607D">
        <w:rPr>
          <w:noProof/>
        </w:rPr>
        <w:t xml:space="preserve">, </w:t>
      </w:r>
      <w:hyperlink w:anchor="_ENREF_15" w:tooltip="Hsu, 2004 #311" w:history="1">
        <w:r w:rsidR="00026D55">
          <w:rPr>
            <w:noProof/>
          </w:rPr>
          <w:t>15</w:t>
        </w:r>
      </w:hyperlink>
      <w:r w:rsidR="00CE607D">
        <w:rPr>
          <w:noProof/>
        </w:rPr>
        <w:t xml:space="preserve">, </w:t>
      </w:r>
      <w:hyperlink w:anchor="_ENREF_22" w:tooltip="Chua, 2000 #122" w:history="1">
        <w:r w:rsidR="00026D55">
          <w:rPr>
            <w:noProof/>
          </w:rPr>
          <w:t>22-25</w:t>
        </w:r>
      </w:hyperlink>
      <w:r w:rsidR="00CE607D">
        <w:rPr>
          <w:noProof/>
        </w:rPr>
        <w:t>)</w:t>
      </w:r>
      <w:r w:rsidR="000103E8">
        <w:fldChar w:fldCharType="end"/>
      </w:r>
      <w:r w:rsidR="0011295B">
        <w:t xml:space="preserve">.  </w:t>
      </w:r>
      <w:r w:rsidR="00164EAC">
        <w:t xml:space="preserve">In Africa, </w:t>
      </w:r>
      <w:r w:rsidR="00FB37E6">
        <w:t>a Nipah</w:t>
      </w:r>
      <w:r w:rsidR="00950B32">
        <w:t xml:space="preserve">–like virus has been detected in </w:t>
      </w:r>
      <w:r w:rsidR="00164EAC" w:rsidRPr="00164EAC">
        <w:rPr>
          <w:i/>
        </w:rPr>
        <w:t>Eidolon helvum</w:t>
      </w:r>
      <w:r w:rsidR="0011295B">
        <w:rPr>
          <w:i/>
        </w:rPr>
        <w:t xml:space="preserve">, </w:t>
      </w:r>
      <w:r w:rsidR="002B069F">
        <w:t>(</w:t>
      </w:r>
      <w:r w:rsidR="00B75C74">
        <w:t xml:space="preserve">also </w:t>
      </w:r>
      <w:r w:rsidR="002B069F">
        <w:t xml:space="preserve">Family </w:t>
      </w:r>
      <w:r w:rsidR="002B069F" w:rsidRPr="002B069F">
        <w:rPr>
          <w:i/>
        </w:rPr>
        <w:t>Pteropodidae</w:t>
      </w:r>
      <w:r w:rsidR="0011295B">
        <w:t xml:space="preserve">) </w:t>
      </w:r>
      <w:r w:rsidR="00950B32">
        <w:t>and non-neutralizing IgG antibodies against a</w:t>
      </w:r>
      <w:r w:rsidR="00B24074">
        <w:t>n unidentified</w:t>
      </w:r>
      <w:r w:rsidR="00950B32">
        <w:t xml:space="preserve"> henipavirus have been reported in </w:t>
      </w:r>
      <w:r w:rsidR="0011295B">
        <w:t xml:space="preserve">human populations </w:t>
      </w:r>
      <w:r w:rsidR="00950B32">
        <w:t xml:space="preserve">in Cameroon, </w:t>
      </w:r>
      <w:r w:rsidR="002B069F">
        <w:t xml:space="preserve">known to </w:t>
      </w:r>
      <w:r w:rsidR="0011295B">
        <w:t xml:space="preserve">hunt and eat </w:t>
      </w:r>
      <w:r w:rsidR="002B069F">
        <w:t xml:space="preserve">these </w:t>
      </w:r>
      <w:r w:rsidR="0011295B">
        <w:t>bats</w:t>
      </w:r>
      <w:r w:rsidR="00B24074">
        <w:t xml:space="preserve"> </w:t>
      </w:r>
      <w:r w:rsidR="00B24074">
        <w:fldChar w:fldCharType="begin"/>
      </w:r>
      <w:r w:rsidR="00CE607D">
        <w:instrText xml:space="preserve"> ADDIN EN.CITE &lt;EndNote&gt;&lt;Cite&gt;&lt;Author&gt;Pernet&lt;/Author&gt;&lt;Year&gt;2014&lt;/Year&gt;&lt;RecNum&gt;1400&lt;/RecNum&gt;&lt;DisplayText&gt;(26)&lt;/DisplayText&gt;&lt;record&gt;&lt;rec-number&gt;1400&lt;/rec-number&gt;&lt;foreign-keys&gt;&lt;key app="EN" db-id="r5fzsd95fdtz2ieptdrpa90ysad0vtrxzfwr" timestamp="1416947939"&gt;1400&lt;/key&gt;&lt;/foreign-keys&gt;&lt;ref-type name="Journal Article"&gt;17&lt;/ref-type&gt;&lt;contributors&gt;&lt;authors&gt;&lt;author&gt;Pernet, Olivier&lt;/author&gt;&lt;author&gt;Schneider, Bradley S.&lt;/author&gt;&lt;author&gt;Beaty, Shannon M.&lt;/author&gt;&lt;author&gt;LeBreton, Matthew&lt;/author&gt;&lt;author&gt;Yun, Tatyana E.&lt;/author&gt;&lt;author&gt;Park, Arnold&lt;/author&gt;&lt;author&gt;Zachariah, Trevor T.&lt;/author&gt;&lt;author&gt;Bowden, Thomas A.&lt;/author&gt;&lt;author&gt;Hitchens, Peta&lt;/author&gt;&lt;author&gt;Ramirez, Christina M.&lt;/author&gt;&lt;author&gt;Daszak, Peter&lt;/author&gt;&lt;author&gt;Mazet, Jonna&lt;/author&gt;&lt;author&gt;Freiberg, Alexander N.&lt;/author&gt;&lt;author&gt;Wolfe, Nathan D.&lt;/author&gt;&lt;author&gt;Lee, Benhur&lt;/author&gt;&lt;/authors&gt;&lt;/contributors&gt;&lt;titles&gt;&lt;title&gt;Evidence for henipavirus spillover into human populations in Africa&lt;/title&gt;&lt;secondary-title&gt;Nat Commun&lt;/secondary-title&gt;&lt;/titles&gt;&lt;periodical&gt;&lt;full-title&gt;Nat Commun&lt;/full-title&gt;&lt;/periodical&gt;&lt;volume&gt;5&lt;/volume&gt;&lt;dates&gt;&lt;year&gt;2014&lt;/year&gt;&lt;pub-dates&gt;&lt;date&gt;11/18/online&lt;/date&gt;&lt;/pub-dates&gt;&lt;/dates&gt;&lt;publisher&gt;Nature Publishing Group, a division of Macmillan Publishers Limited. All Rights Reserved.&lt;/publisher&gt;&lt;work-type&gt;Article&lt;/work-type&gt;&lt;urls&gt;&lt;related-urls&gt;&lt;url&gt;http://dx.doi.org/10.1038/ncomms6342&lt;/url&gt;&lt;/related-urls&gt;&lt;/urls&gt;&lt;electronic-resource-num&gt;10.1038/ncomms6342&lt;/electronic-resource-num&gt;&lt;/record&gt;&lt;/Cite&gt;&lt;/EndNote&gt;</w:instrText>
      </w:r>
      <w:r w:rsidR="00B24074">
        <w:fldChar w:fldCharType="separate"/>
      </w:r>
      <w:r w:rsidR="00CE607D">
        <w:rPr>
          <w:noProof/>
        </w:rPr>
        <w:t>(</w:t>
      </w:r>
      <w:hyperlink w:anchor="_ENREF_26" w:tooltip="Pernet, 2014 #1400" w:history="1">
        <w:r w:rsidR="00026D55">
          <w:rPr>
            <w:noProof/>
          </w:rPr>
          <w:t>26</w:t>
        </w:r>
      </w:hyperlink>
      <w:r w:rsidR="00CE607D">
        <w:rPr>
          <w:noProof/>
        </w:rPr>
        <w:t>)</w:t>
      </w:r>
      <w:r w:rsidR="00B24074">
        <w:fldChar w:fldCharType="end"/>
      </w:r>
      <w:r w:rsidR="00B24074">
        <w:t>.  H</w:t>
      </w:r>
      <w:r w:rsidR="008E0B90">
        <w:t xml:space="preserve">owever outbreaks of </w:t>
      </w:r>
      <w:r w:rsidR="00E67A2A">
        <w:t xml:space="preserve">NiV </w:t>
      </w:r>
      <w:r w:rsidR="008E0B90">
        <w:t>encephalitis have not been reported in these populations</w:t>
      </w:r>
      <w:r w:rsidR="00950B32">
        <w:t>.</w:t>
      </w:r>
      <w:r w:rsidR="0011295B">
        <w:t xml:space="preserve"> </w:t>
      </w:r>
    </w:p>
    <w:p w14:paraId="203DA585" w14:textId="5F685818" w:rsidR="007C2E20" w:rsidRDefault="00593866" w:rsidP="0011295B">
      <w:r>
        <w:t>In Malaysia</w:t>
      </w:r>
      <w:r w:rsidR="00032C32">
        <w:t xml:space="preserve"> and Singapore</w:t>
      </w:r>
      <w:r>
        <w:t xml:space="preserve">, </w:t>
      </w:r>
      <w:r w:rsidR="00707589">
        <w:t>most</w:t>
      </w:r>
      <w:r w:rsidR="008E0B90">
        <w:t xml:space="preserve"> </w:t>
      </w:r>
      <w:r w:rsidR="008F0A2D">
        <w:t xml:space="preserve">human </w:t>
      </w:r>
      <w:r w:rsidR="00F85AD7">
        <w:t xml:space="preserve">NiV cases </w:t>
      </w:r>
      <w:r w:rsidR="009E4349">
        <w:t xml:space="preserve">during the </w:t>
      </w:r>
      <w:r w:rsidR="00B24074">
        <w:t xml:space="preserve">original </w:t>
      </w:r>
      <w:r w:rsidR="009E4349">
        <w:t xml:space="preserve">outbreak </w:t>
      </w:r>
      <w:r w:rsidR="00B24074">
        <w:t xml:space="preserve">in 1997-98 </w:t>
      </w:r>
      <w:r w:rsidR="00B75C74">
        <w:t xml:space="preserve">resulted from </w:t>
      </w:r>
      <w:r w:rsidR="00F85AD7">
        <w:t>exposure to infected pigs</w:t>
      </w:r>
      <w:r w:rsidR="00032C32">
        <w:t xml:space="preserve"> </w:t>
      </w:r>
      <w:r w:rsidR="00032C32">
        <w:fldChar w:fldCharType="begin">
          <w:fldData xml:space="preserve">PEVuZE5vdGU+PENpdGU+PEF1dGhvcj5QYXJhc2hhcjwvQXV0aG9yPjxZZWFyPjIwMDA8L1llYXI+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</w:fldData>
        </w:fldChar>
      </w:r>
      <w:r w:rsidR="00CE607D">
        <w:instrText xml:space="preserve"> ADDIN EN.CITE </w:instrText>
      </w:r>
      <w:r w:rsidR="00CE607D">
        <w:fldChar w:fldCharType="begin">
          <w:fldData xml:space="preserve">PEVuZE5vdGU+PENpdGU+PEF1dGhvcj5QYXJhc2hhcjwvQXV0aG9yPjxZZWFyPjIwMDA8L1llYXI+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</w:fldData>
        </w:fldChar>
      </w:r>
      <w:r w:rsidR="00CE607D">
        <w:instrText xml:space="preserve"> ADDIN EN.CITE.DATA </w:instrText>
      </w:r>
      <w:r w:rsidR="00CE607D">
        <w:fldChar w:fldCharType="end"/>
      </w:r>
      <w:r w:rsidR="00032C32">
        <w:fldChar w:fldCharType="separate"/>
      </w:r>
      <w:r w:rsidR="00CE607D">
        <w:rPr>
          <w:noProof/>
        </w:rPr>
        <w:t>(</w:t>
      </w:r>
      <w:hyperlink w:anchor="_ENREF_23" w:tooltip="Paton, 1999 #488" w:history="1">
        <w:r w:rsidR="00026D55">
          <w:rPr>
            <w:noProof/>
          </w:rPr>
          <w:t>23</w:t>
        </w:r>
      </w:hyperlink>
      <w:r w:rsidR="00CE607D">
        <w:rPr>
          <w:noProof/>
        </w:rPr>
        <w:t xml:space="preserve">, </w:t>
      </w:r>
      <w:hyperlink w:anchor="_ENREF_27" w:tooltip="Parashar, 2000 #481" w:history="1">
        <w:r w:rsidR="00026D55">
          <w:rPr>
            <w:noProof/>
          </w:rPr>
          <w:t>27</w:t>
        </w:r>
      </w:hyperlink>
      <w:r w:rsidR="00CE607D">
        <w:rPr>
          <w:noProof/>
        </w:rPr>
        <w:t>)</w:t>
      </w:r>
      <w:r w:rsidR="00032C32">
        <w:fldChar w:fldCharType="end"/>
      </w:r>
      <w:r w:rsidR="00F85AD7">
        <w:t xml:space="preserve">.  </w:t>
      </w:r>
      <w:r w:rsidR="009E4349">
        <w:t xml:space="preserve">Ecological investigations found that NiV circulated widely </w:t>
      </w:r>
      <w:r w:rsidR="002B069F">
        <w:t xml:space="preserve">in </w:t>
      </w:r>
      <w:r w:rsidR="008F0A2D">
        <w:t xml:space="preserve">both </w:t>
      </w:r>
      <w:r w:rsidR="00F85AD7">
        <w:t xml:space="preserve">endemic </w:t>
      </w:r>
      <w:r w:rsidR="002B069F">
        <w:t xml:space="preserve">pteropid </w:t>
      </w:r>
      <w:r w:rsidR="00133AB7">
        <w:t xml:space="preserve">bat species </w:t>
      </w:r>
      <w:r w:rsidR="00B82DA6" w:rsidRPr="00B82DA6">
        <w:fldChar w:fldCharType="begin"/>
      </w:r>
      <w:r w:rsidR="00CE607D">
        <w:instrText xml:space="preserve"> ADDIN EN.CITE &lt;EndNote&gt;&lt;Cite&gt;&lt;Author&gt;Sohayati A. Rahman&lt;/Author&gt;&lt;Year&gt;2013&lt;/Year&gt;&lt;RecNum&gt;900&lt;/RecNum&gt;&lt;DisplayText&gt;(28)&lt;/DisplayText&gt;&lt;record&gt;&lt;rec-number&gt;900&lt;/rec-number&gt;&lt;foreign-keys&gt;&lt;key app="EN" db-id="r5fzsd95fdtz2ieptdrpa90ysad0vtrxzfwr" timestamp="1357858017"&gt;900&lt;/key&gt;&lt;/foreign-keys&gt;&lt;ref-type name="Electronic Article"&gt;43&lt;/ref-type&gt;&lt;contributors&gt;&lt;authors&gt;&lt;author&gt;Sohayati A. Rahman, &lt;/author&gt;&lt;author&gt;Latiffah Hassan , &lt;/author&gt;&lt;author&gt;Jonathan H. Epstein, &lt;/author&gt;&lt;author&gt;Zaini C. Mamat, &lt;/author&gt;&lt;author&gt;Aziz M. Yatim, &lt;/author&gt;&lt;author&gt;Sharifah S. Hassan, &lt;/author&gt;&lt;author&gt;Hume E. Field, &lt;/author&gt;&lt;author&gt;Tom Hughes, &lt;/author&gt;&lt;author&gt;Justin Westrum, &lt;/author&gt;&lt;author&gt;M.S. Naim, &lt;/author&gt;&lt;author&gt;Arshad S. Suri, &lt;/author&gt;&lt;author&gt;A. Aziz Jamaluddin, &lt;/author&gt;&lt;author&gt;Peter Daszak, &lt;/author&gt;&lt;author&gt;and the Henipavirus Ecology Research Group&lt;/author&gt;&lt;/authors&gt;&lt;/contributors&gt;&lt;titles&gt;&lt;title&gt;Risk Factors for Nipah Virus Infection among Pteropid Bats, Peninsular Malaysia&lt;/title&gt;&lt;secondary-title&gt;Emerging Infectious Disease&lt;/secondary-title&gt;&lt;/titles&gt;&lt;periodical&gt;&lt;full-title&gt;Emerging Infectious Disease&lt;/full-title&gt;&lt;/periodical&gt;&lt;section&gt;Jan 2013&lt;/section&gt;&lt;dates&gt;&lt;year&gt;2013&lt;/year&gt;&lt;pub-dates&gt;&lt;date&gt;1/10/2013&lt;/date&gt;&lt;/pub-dates&gt;&lt;/dates&gt;&lt;urls&gt;&lt;/urls&gt;&lt;electronic-resource-num&gt;DOI: 10.3201/eid1901.120221&lt;/electronic-resource-num&gt;&lt;/record&gt;&lt;/Cite&gt;&lt;/EndNote&gt;</w:instrText>
      </w:r>
      <w:r w:rsidR="00B82DA6" w:rsidRPr="00B82DA6">
        <w:fldChar w:fldCharType="separate"/>
      </w:r>
      <w:r w:rsidR="00CE607D">
        <w:rPr>
          <w:noProof/>
        </w:rPr>
        <w:t>(</w:t>
      </w:r>
      <w:hyperlink w:anchor="_ENREF_28" w:tooltip="Sohayati A. Rahman, 2013 #900" w:history="1">
        <w:r w:rsidR="00026D55">
          <w:rPr>
            <w:noProof/>
          </w:rPr>
          <w:t>28</w:t>
        </w:r>
      </w:hyperlink>
      <w:r w:rsidR="00CE607D">
        <w:rPr>
          <w:noProof/>
        </w:rPr>
        <w:t>)</w:t>
      </w:r>
      <w:r w:rsidR="00B82DA6" w:rsidRPr="00B82DA6">
        <w:fldChar w:fldCharType="end"/>
      </w:r>
      <w:r w:rsidR="00B82DA6">
        <w:t xml:space="preserve">.  </w:t>
      </w:r>
      <w:r w:rsidR="008E0B90">
        <w:t>Nipah virus is shed in bat urine, saliva, and feces</w:t>
      </w:r>
      <w:r w:rsidR="009E4349">
        <w:t xml:space="preserve"> </w:t>
      </w:r>
      <w:r w:rsidR="008E0B90">
        <w:fldChar w:fldCharType="begin">
          <w:fldData xml:space="preserve">PEVuZE5vdGU+PENpdGU+PEF1dGhvcj5DaHVhPC9BdXRob3I+PFllYXI+MjAwMjwvWWVhcj48UmVj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</w:fldData>
        </w:fldChar>
      </w:r>
      <w:r w:rsidR="00133AB7">
        <w:instrText xml:space="preserve"> ADDIN EN.CITE </w:instrText>
      </w:r>
      <w:r w:rsidR="00133AB7">
        <w:fldChar w:fldCharType="begin">
          <w:fldData xml:space="preserve">PEVuZE5vdGU+PENpdGU+PEF1dGhvcj5DaHVhPC9BdXRob3I+PFllYXI+MjAwMjwvWWVhcj48UmVj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</w:fldData>
        </w:fldChar>
      </w:r>
      <w:r w:rsidR="00133AB7">
        <w:instrText xml:space="preserve"> ADDIN EN.CITE.DATA </w:instrText>
      </w:r>
      <w:r w:rsidR="00133AB7">
        <w:fldChar w:fldCharType="end"/>
      </w:r>
      <w:r w:rsidR="008E0B90">
        <w:fldChar w:fldCharType="separate"/>
      </w:r>
      <w:r w:rsidR="00133AB7">
        <w:rPr>
          <w:noProof/>
        </w:rPr>
        <w:t>(</w:t>
      </w:r>
      <w:hyperlink w:anchor="_ENREF_12" w:tooltip="Chua, 2002 #130" w:history="1">
        <w:r w:rsidR="00026D55">
          <w:rPr>
            <w:noProof/>
          </w:rPr>
          <w:t>12</w:t>
        </w:r>
      </w:hyperlink>
      <w:r w:rsidR="00133AB7">
        <w:rPr>
          <w:noProof/>
        </w:rPr>
        <w:t xml:space="preserve">, </w:t>
      </w:r>
      <w:hyperlink w:anchor="_ENREF_29" w:tooltip="Halpin, 2011 #267" w:history="1">
        <w:r w:rsidR="00026D55">
          <w:rPr>
            <w:noProof/>
          </w:rPr>
          <w:t>29</w:t>
        </w:r>
      </w:hyperlink>
      <w:r w:rsidR="00133AB7">
        <w:rPr>
          <w:noProof/>
        </w:rPr>
        <w:t xml:space="preserve">, </w:t>
      </w:r>
      <w:hyperlink w:anchor="_ENREF_30" w:tooltip="Middleton, 2007 #427" w:history="1">
        <w:r w:rsidR="00026D55">
          <w:rPr>
            <w:noProof/>
          </w:rPr>
          <w:t>30</w:t>
        </w:r>
      </w:hyperlink>
      <w:r w:rsidR="00133AB7">
        <w:rPr>
          <w:noProof/>
        </w:rPr>
        <w:t>)</w:t>
      </w:r>
      <w:r w:rsidR="008E0B90">
        <w:fldChar w:fldCharType="end"/>
      </w:r>
      <w:r w:rsidR="008E0B90">
        <w:t xml:space="preserve">.  </w:t>
      </w:r>
      <w:r w:rsidR="00F85AD7">
        <w:t xml:space="preserve">Fruit </w:t>
      </w:r>
      <w:r w:rsidR="008E0B90">
        <w:t xml:space="preserve">trees </w:t>
      </w:r>
      <w:r w:rsidR="00A4671E">
        <w:t xml:space="preserve">planted next to pig enclosures </w:t>
      </w:r>
      <w:r w:rsidR="00F85AD7">
        <w:t xml:space="preserve">on the index farm created an </w:t>
      </w:r>
      <w:r w:rsidR="008E0B90">
        <w:t xml:space="preserve">interface that allowed </w:t>
      </w:r>
      <w:r w:rsidR="00F85AD7">
        <w:t xml:space="preserve">bats </w:t>
      </w:r>
      <w:r w:rsidR="00A4671E">
        <w:t xml:space="preserve">to drop </w:t>
      </w:r>
      <w:r w:rsidR="008E0B90">
        <w:t xml:space="preserve">saliva- (and </w:t>
      </w:r>
      <w:r w:rsidR="00A32F7F">
        <w:t>presumably</w:t>
      </w:r>
      <w:r w:rsidR="008E0B90">
        <w:t xml:space="preserve"> NiV) </w:t>
      </w:r>
      <w:r w:rsidR="00A4671E">
        <w:t xml:space="preserve">contaminated fruit </w:t>
      </w:r>
      <w:r w:rsidR="008E0B90">
        <w:t xml:space="preserve">and other excreta </w:t>
      </w:r>
      <w:r w:rsidR="00A4671E">
        <w:t xml:space="preserve">into the enclosures, which could be eaten by pigs </w:t>
      </w:r>
      <w:r w:rsidR="009937F4">
        <w:fldChar w:fldCharType="begin"/>
      </w:r>
      <w:r w:rsidR="00133AB7">
        <w:instrText xml:space="preserve"> ADDIN EN.CITE &lt;EndNote&gt;&lt;Cite&gt;&lt;Author&gt;Chua&lt;/Author&gt;&lt;Year&gt;2002&lt;/Year&gt;&lt;RecNum&gt;127&lt;/RecNum&gt;&lt;DisplayText&gt;(31)&lt;/DisplayText&gt;&lt;record&gt;&lt;rec-number&gt;127&lt;/rec-number&gt;&lt;foreign-keys&gt;&lt;key app="EN" db-id="r5fzsd95fdtz2ieptdrpa90ysad0vtrxzfwr" timestamp="1346439755"&gt;127&lt;/key&gt;&lt;/foreign-keys&gt;&lt;ref-type name="Journal Article"&gt;17&lt;/ref-type&gt;&lt;contributors&gt;&lt;authors&gt;&lt;author&gt;Chua, K. B.&lt;/author&gt;&lt;author&gt;Beng Hui Chua&lt;/author&gt;&lt;author&gt;Chew Wen Wang&lt;/author&gt;&lt;/authors&gt;&lt;/contributors&gt;&lt;titles&gt;&lt;title&gt;Anthropogenic deforestation, El Nino and the emergence of Nipah virus in Malaysia&lt;/title&gt;&lt;secondary-title&gt;Malaysian Journal of Pathology&lt;/secondary-title&gt;&lt;/titles&gt;&lt;periodical&gt;&lt;full-title&gt;Malaysian Journal of Pathology&lt;/full-title&gt;&lt;/periodical&gt;&lt;pages&gt;15-21&lt;/pages&gt;&lt;volume&gt;24&lt;/volume&gt;&lt;number&gt;1&lt;/number&gt;&lt;dates&gt;&lt;year&gt;2002&lt;/year&gt;&lt;/dates&gt;&lt;urls&gt;&lt;/urls&gt;&lt;/record&gt;&lt;/Cite&gt;&lt;/EndNote&gt;</w:instrText>
      </w:r>
      <w:r w:rsidR="009937F4">
        <w:fldChar w:fldCharType="separate"/>
      </w:r>
      <w:r w:rsidR="00133AB7">
        <w:rPr>
          <w:noProof/>
        </w:rPr>
        <w:t>(</w:t>
      </w:r>
      <w:hyperlink w:anchor="_ENREF_31" w:tooltip="Chua, 2002 #127" w:history="1">
        <w:r w:rsidR="00026D55">
          <w:rPr>
            <w:noProof/>
          </w:rPr>
          <w:t>31</w:t>
        </w:r>
      </w:hyperlink>
      <w:r w:rsidR="00133AB7">
        <w:rPr>
          <w:noProof/>
        </w:rPr>
        <w:t>)</w:t>
      </w:r>
      <w:r w:rsidR="009937F4">
        <w:fldChar w:fldCharType="end"/>
      </w:r>
      <w:r w:rsidR="00F85AD7">
        <w:t xml:space="preserve">.  </w:t>
      </w:r>
      <w:r w:rsidR="00B75C74">
        <w:t>The industrialization and intensification of pig farming</w:t>
      </w:r>
      <w:r w:rsidR="00E67A2A">
        <w:t xml:space="preserve"> create</w:t>
      </w:r>
      <w:r w:rsidR="00B75C74">
        <w:t>d</w:t>
      </w:r>
      <w:r w:rsidR="00E67A2A">
        <w:t xml:space="preserve"> </w:t>
      </w:r>
      <w:r w:rsidR="00781382">
        <w:t xml:space="preserve">the </w:t>
      </w:r>
      <w:r w:rsidR="00A32F7F">
        <w:t>conditions that allowed persistent</w:t>
      </w:r>
      <w:r w:rsidR="00B75C74">
        <w:t xml:space="preserve"> </w:t>
      </w:r>
      <w:r w:rsidR="00A32F7F">
        <w:t xml:space="preserve">circulation within pigs and the </w:t>
      </w:r>
      <w:r w:rsidR="00B75C74">
        <w:t xml:space="preserve">outbreak to </w:t>
      </w:r>
      <w:r w:rsidR="00A32F7F">
        <w:t xml:space="preserve">occur </w:t>
      </w:r>
      <w:r w:rsidR="005D4D06">
        <w:fldChar w:fldCharType="begin">
          <w:fldData xml:space="preserve">PEVuZE5vdGU+PENpdGU+PEF1dGhvcj5QdWxsaWFtPC9BdXRob3I+PFllYXI+MjAwNTwvWWVhcj48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</w:fldData>
        </w:fldChar>
      </w:r>
      <w:r w:rsidR="00CE607D">
        <w:instrText xml:space="preserve"> ADDIN EN.CITE </w:instrText>
      </w:r>
      <w:r w:rsidR="00CE607D">
        <w:fldChar w:fldCharType="begin">
          <w:fldData xml:space="preserve">PEVuZE5vdGU+PENpdGU+PEF1dGhvcj5QdWxsaWFtPC9BdXRob3I+PFllYXI+MjAwNTwvWWVhcj48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</w:fldData>
        </w:fldChar>
      </w:r>
      <w:r w:rsidR="00CE607D">
        <w:instrText xml:space="preserve"> ADDIN EN.CITE.DATA </w:instrText>
      </w:r>
      <w:r w:rsidR="00CE607D">
        <w:fldChar w:fldCharType="end"/>
      </w:r>
      <w:r w:rsidR="005D4D06">
        <w:fldChar w:fldCharType="separate"/>
      </w:r>
      <w:r w:rsidR="00CE607D">
        <w:rPr>
          <w:noProof/>
        </w:rPr>
        <w:t>(</w:t>
      </w:r>
      <w:hyperlink w:anchor="_ENREF_32" w:tooltip="Pulliam, 2005 #515" w:history="1">
        <w:r w:rsidR="00026D55">
          <w:rPr>
            <w:noProof/>
          </w:rPr>
          <w:t>32</w:t>
        </w:r>
      </w:hyperlink>
      <w:r w:rsidR="00CE607D">
        <w:rPr>
          <w:noProof/>
        </w:rPr>
        <w:t xml:space="preserve">, </w:t>
      </w:r>
      <w:hyperlink w:anchor="_ENREF_33" w:tooltip="Pulliam, 2012 #519" w:history="1">
        <w:r w:rsidR="00026D55">
          <w:rPr>
            <w:noProof/>
          </w:rPr>
          <w:t>33</w:t>
        </w:r>
      </w:hyperlink>
      <w:r w:rsidR="00CE607D">
        <w:rPr>
          <w:noProof/>
        </w:rPr>
        <w:t>)</w:t>
      </w:r>
      <w:r w:rsidR="005D4D06">
        <w:fldChar w:fldCharType="end"/>
      </w:r>
      <w:r w:rsidR="003F78C4">
        <w:t>.</w:t>
      </w:r>
      <w:r w:rsidR="00A31C2E">
        <w:t xml:space="preserve">  </w:t>
      </w:r>
    </w:p>
    <w:p w14:paraId="344354C3" w14:textId="5A6B2513" w:rsidR="00220B94" w:rsidRPr="000F50F9" w:rsidRDefault="00A31C2E" w:rsidP="0011295B">
      <w:r>
        <w:lastRenderedPageBreak/>
        <w:t>I</w:t>
      </w:r>
      <w:r w:rsidR="00185CFB">
        <w:t xml:space="preserve">n Bangladesh, </w:t>
      </w:r>
      <w:r w:rsidR="006C59C6">
        <w:t xml:space="preserve">outbreaks </w:t>
      </w:r>
      <w:r w:rsidR="00220B94">
        <w:t xml:space="preserve">of </w:t>
      </w:r>
      <w:r w:rsidR="00F45254">
        <w:t>NiV</w:t>
      </w:r>
      <w:r w:rsidR="00FF598D">
        <w:t xml:space="preserve"> encephalitis </w:t>
      </w:r>
      <w:r w:rsidR="00220B94">
        <w:t xml:space="preserve">have </w:t>
      </w:r>
      <w:r w:rsidR="00FF598D">
        <w:t xml:space="preserve">been recognized in people </w:t>
      </w:r>
      <w:r w:rsidR="006C59C6">
        <w:t>on a near-annual basis</w:t>
      </w:r>
      <w:r w:rsidR="00220B94">
        <w:t xml:space="preserve"> </w:t>
      </w:r>
      <w:r w:rsidR="00FF598D">
        <w:t>since 2001</w:t>
      </w:r>
      <w:r w:rsidR="00C15218">
        <w:t xml:space="preserve">, with a mean case fatality rate </w:t>
      </w:r>
      <w:r w:rsidR="00FE2E85">
        <w:t>of 7</w:t>
      </w:r>
      <w:r w:rsidR="00B75C74">
        <w:t>0</w:t>
      </w:r>
      <w:r w:rsidR="00C15218">
        <w:t>%</w:t>
      </w:r>
      <w:r w:rsidR="00FE2E85">
        <w:t xml:space="preserve"> and in some cases </w:t>
      </w:r>
      <w:r w:rsidR="00732655">
        <w:t>reaching 100</w:t>
      </w:r>
      <w:r w:rsidR="00FE2E85">
        <w:t>%</w:t>
      </w:r>
      <w:r w:rsidR="00C15218">
        <w:t xml:space="preserve"> </w:t>
      </w:r>
      <w:r w:rsidR="00C86F08">
        <w:fldChar w:fldCharType="begin">
          <w:fldData xml:space="preserve">PEVuZE5vdGU+PENpdGU+PEF1dGhvcj5MdWJ5PC9BdXRob3I+PFllYXI+MjAwOTwvWWVhcj48UmVj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==
</w:fldData>
        </w:fldChar>
      </w:r>
      <w:r w:rsidR="00CE607D">
        <w:instrText xml:space="preserve"> ADDIN EN.CITE </w:instrText>
      </w:r>
      <w:r w:rsidR="00CE607D">
        <w:fldChar w:fldCharType="begin">
          <w:fldData xml:space="preserve">PEVuZE5vdGU+PENpdGU+PEF1dGhvcj5MdWJ5PC9BdXRob3I+PFllYXI+MjAwOTwvWWVhcj48UmVj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==
</w:fldData>
        </w:fldChar>
      </w:r>
      <w:r w:rsidR="00CE607D">
        <w:instrText xml:space="preserve"> ADDIN EN.CITE.DATA </w:instrText>
      </w:r>
      <w:r w:rsidR="00CE607D">
        <w:fldChar w:fldCharType="end"/>
      </w:r>
      <w:r w:rsidR="00C86F08">
        <w:fldChar w:fldCharType="separate"/>
      </w:r>
      <w:r w:rsidR="00CE607D">
        <w:rPr>
          <w:noProof/>
        </w:rPr>
        <w:t>(</w:t>
      </w:r>
      <w:hyperlink w:anchor="_ENREF_11" w:tooltip="Luby, 2009 #387" w:history="1">
        <w:r w:rsidR="00026D55">
          <w:rPr>
            <w:noProof/>
          </w:rPr>
          <w:t>11</w:t>
        </w:r>
      </w:hyperlink>
      <w:r w:rsidR="00CE607D">
        <w:rPr>
          <w:noProof/>
        </w:rPr>
        <w:t xml:space="preserve">, </w:t>
      </w:r>
      <w:hyperlink w:anchor="_ENREF_34" w:tooltip="Office, 2015 #1463" w:history="1">
        <w:r w:rsidR="00026D55">
          <w:rPr>
            <w:noProof/>
          </w:rPr>
          <w:t>34</w:t>
        </w:r>
      </w:hyperlink>
      <w:r w:rsidR="00CE607D">
        <w:rPr>
          <w:noProof/>
        </w:rPr>
        <w:t>)</w:t>
      </w:r>
      <w:r w:rsidR="00C86F08">
        <w:fldChar w:fldCharType="end"/>
      </w:r>
      <w:r w:rsidR="006C59C6">
        <w:t xml:space="preserve">.  </w:t>
      </w:r>
      <w:r w:rsidR="00133AB7">
        <w:t>O</w:t>
      </w:r>
      <w:r w:rsidR="00AD638F">
        <w:t xml:space="preserve">utbreaks </w:t>
      </w:r>
      <w:r w:rsidR="005C4DF7">
        <w:t xml:space="preserve">in Bangladesh </w:t>
      </w:r>
      <w:r w:rsidR="00AD638F">
        <w:t>are</w:t>
      </w:r>
      <w:r w:rsidR="00A15E0F">
        <w:t xml:space="preserve"> seasonal </w:t>
      </w:r>
      <w:r w:rsidR="009E4349">
        <w:t xml:space="preserve">and </w:t>
      </w:r>
      <w:r w:rsidR="00A15E0F">
        <w:t>spatially clustered within t</w:t>
      </w:r>
      <w:r w:rsidR="00AD638F">
        <w:t xml:space="preserve">he western part of the country </w:t>
      </w:r>
      <w:r w:rsidR="00A15E0F">
        <w:fldChar w:fldCharType="begin">
          <w:fldData xml:space="preserve">PEVuZE5vdGU+PENpdGU+PEF1dGhvcj5MdWJ5PC9BdXRob3I+PFllYXI+MjAwOTwvWWVhcj48UmVj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</w:fldData>
        </w:fldChar>
      </w:r>
      <w:r w:rsidR="00CE607D">
        <w:instrText xml:space="preserve"> ADDIN EN.CITE </w:instrText>
      </w:r>
      <w:r w:rsidR="00CE607D">
        <w:fldChar w:fldCharType="begin">
          <w:fldData xml:space="preserve">PEVuZE5vdGU+PENpdGU+PEF1dGhvcj5MdWJ5PC9BdXRob3I+PFllYXI+MjAwOTwvWWVhcj48UmVj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</w:fldData>
        </w:fldChar>
      </w:r>
      <w:r w:rsidR="00CE607D">
        <w:instrText xml:space="preserve"> ADDIN EN.CITE.DATA </w:instrText>
      </w:r>
      <w:r w:rsidR="00CE607D">
        <w:fldChar w:fldCharType="end"/>
      </w:r>
      <w:r w:rsidR="00A15E0F">
        <w:fldChar w:fldCharType="separate"/>
      </w:r>
      <w:r w:rsidR="00CE607D">
        <w:rPr>
          <w:noProof/>
        </w:rPr>
        <w:t>(</w:t>
      </w:r>
      <w:hyperlink w:anchor="_ENREF_11" w:tooltip="Luby, 2009 #387" w:history="1">
        <w:r w:rsidR="00026D55">
          <w:rPr>
            <w:noProof/>
          </w:rPr>
          <w:t>11</w:t>
        </w:r>
      </w:hyperlink>
      <w:r w:rsidR="00CE607D">
        <w:rPr>
          <w:noProof/>
        </w:rPr>
        <w:t>)</w:t>
      </w:r>
      <w:r w:rsidR="00A15E0F">
        <w:fldChar w:fldCharType="end"/>
      </w:r>
      <w:r w:rsidR="00A15E0F">
        <w:t xml:space="preserve">.  </w:t>
      </w:r>
      <w:r w:rsidR="00B75C74">
        <w:t>T</w:t>
      </w:r>
      <w:r w:rsidR="005D4D06">
        <w:t xml:space="preserve">he consumption of raw date palm sap is a significant risk factor associated with NiV </w:t>
      </w:r>
      <w:r w:rsidR="00250CBD">
        <w:t xml:space="preserve">infection </w:t>
      </w:r>
      <w:r w:rsidR="005D4D06">
        <w:fldChar w:fldCharType="begin">
          <w:fldData xml:space="preserve">PEVuZE5vdGU+PENpdGU+PEF1dGhvcj5HdXJsZXk8L0F1dGhvcj48WWVhcj4yMDA3PC9ZZWFyPjxS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</w:fldData>
        </w:fldChar>
      </w:r>
      <w:r w:rsidR="008264D3">
        <w:instrText xml:space="preserve"> ADDIN EN.CITE </w:instrText>
      </w:r>
      <w:r w:rsidR="008264D3">
        <w:fldChar w:fldCharType="begin">
          <w:fldData xml:space="preserve">PEVuZE5vdGU+PENpdGU+PEF1dGhvcj5HdXJsZXk8L0F1dGhvcj48WWVhcj4yMDA3PC9ZZWFyPjxS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</w:fldData>
        </w:fldChar>
      </w:r>
      <w:r w:rsidR="008264D3">
        <w:instrText xml:space="preserve"> ADDIN EN.CITE.DATA </w:instrText>
      </w:r>
      <w:r w:rsidR="008264D3">
        <w:fldChar w:fldCharType="end"/>
      </w:r>
      <w:r w:rsidR="005D4D06">
        <w:fldChar w:fldCharType="separate"/>
      </w:r>
      <w:r w:rsidR="00CE607D">
        <w:rPr>
          <w:noProof/>
        </w:rPr>
        <w:t>(</w:t>
      </w:r>
      <w:hyperlink w:anchor="_ENREF_35" w:tooltip="Gurley, 2007 #255" w:history="1">
        <w:r w:rsidR="00026D55">
          <w:rPr>
            <w:noProof/>
          </w:rPr>
          <w:t>35</w:t>
        </w:r>
      </w:hyperlink>
      <w:r w:rsidR="00CE607D">
        <w:rPr>
          <w:noProof/>
        </w:rPr>
        <w:t xml:space="preserve">, </w:t>
      </w:r>
      <w:hyperlink w:anchor="_ENREF_36" w:tooltip="Rahman, 2012 #98" w:history="1">
        <w:r w:rsidR="00026D55">
          <w:rPr>
            <w:noProof/>
          </w:rPr>
          <w:t>36</w:t>
        </w:r>
      </w:hyperlink>
      <w:r w:rsidR="00CE607D">
        <w:rPr>
          <w:noProof/>
        </w:rPr>
        <w:t>)</w:t>
      </w:r>
      <w:r w:rsidR="005D4D06">
        <w:fldChar w:fldCharType="end"/>
      </w:r>
      <w:r w:rsidR="005D4D06">
        <w:t xml:space="preserve">.  </w:t>
      </w:r>
      <w:r w:rsidR="004F67F6" w:rsidRPr="004F67F6">
        <w:rPr>
          <w:i/>
        </w:rPr>
        <w:t>Pteropus</w:t>
      </w:r>
      <w:r w:rsidR="00CD51D3" w:rsidRPr="005862FA">
        <w:rPr>
          <w:i/>
        </w:rPr>
        <w:t xml:space="preserve"> </w:t>
      </w:r>
      <w:r w:rsidR="006C59C6" w:rsidRPr="005862FA">
        <w:rPr>
          <w:i/>
        </w:rPr>
        <w:t>giganteus</w:t>
      </w:r>
      <w:r w:rsidR="006C59C6">
        <w:rPr>
          <w:i/>
        </w:rPr>
        <w:t xml:space="preserve"> </w:t>
      </w:r>
      <w:r w:rsidR="006C59C6">
        <w:t xml:space="preserve">is the only </w:t>
      </w:r>
      <w:r w:rsidR="00FF598D">
        <w:t>pteropid</w:t>
      </w:r>
      <w:r w:rsidR="006C59C6">
        <w:t xml:space="preserve"> bat present</w:t>
      </w:r>
      <w:r w:rsidR="00FE2E85">
        <w:t xml:space="preserve"> on the Indian subcontinent</w:t>
      </w:r>
      <w:r w:rsidR="006C59C6">
        <w:t xml:space="preserve">, and antibodies </w:t>
      </w:r>
      <w:r w:rsidR="00334136">
        <w:t xml:space="preserve">against </w:t>
      </w:r>
      <w:r w:rsidR="00F45254">
        <w:t>NiV</w:t>
      </w:r>
      <w:r w:rsidR="00FF598D">
        <w:t xml:space="preserve"> </w:t>
      </w:r>
      <w:r w:rsidR="00334136">
        <w:t xml:space="preserve">as well as viral RNA </w:t>
      </w:r>
      <w:r w:rsidR="006C59C6">
        <w:t xml:space="preserve">have been </w:t>
      </w:r>
      <w:r w:rsidR="00185CFB">
        <w:t>reported in individuals of this species</w:t>
      </w:r>
      <w:r w:rsidR="00FF598D">
        <w:t xml:space="preserve">, </w:t>
      </w:r>
      <w:r w:rsidR="00FF3613">
        <w:t xml:space="preserve">making </w:t>
      </w:r>
      <w:r w:rsidR="00A15E0F">
        <w:t xml:space="preserve">it </w:t>
      </w:r>
      <w:r w:rsidR="00CC2DBC">
        <w:t xml:space="preserve">a </w:t>
      </w:r>
      <w:r w:rsidR="000A5B50">
        <w:t xml:space="preserve">putative </w:t>
      </w:r>
      <w:r w:rsidR="005911C1">
        <w:t xml:space="preserve">reservoir </w:t>
      </w:r>
      <w:r w:rsidR="00C86F08">
        <w:fldChar w:fldCharType="begin">
          <w:fldData xml:space="preserve">PEVuZE5vdGU+PENpdGU+PEF1dGhvcj5CYXRlczwvQXV0aG9yPjxZZWFyPjE5OTc8L1llYXI+PFJl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</w:fldData>
        </w:fldChar>
      </w:r>
      <w:r w:rsidR="00CE607D">
        <w:instrText xml:space="preserve"> ADDIN EN.CITE </w:instrText>
      </w:r>
      <w:r w:rsidR="00CE607D">
        <w:fldChar w:fldCharType="begin">
          <w:fldData xml:space="preserve">PEVuZE5vdGU+PENpdGU+PEF1dGhvcj5CYXRlczwvQXV0aG9yPjxZZWFyPjE5OTc8L1llYXI+PFJl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</w:fldData>
        </w:fldChar>
      </w:r>
      <w:r w:rsidR="00CE607D">
        <w:instrText xml:space="preserve"> ADDIN EN.CITE.DATA </w:instrText>
      </w:r>
      <w:r w:rsidR="00CE607D">
        <w:fldChar w:fldCharType="end"/>
      </w:r>
      <w:r w:rsidR="00C86F08">
        <w:fldChar w:fldCharType="separate"/>
      </w:r>
      <w:r w:rsidR="00CE607D">
        <w:rPr>
          <w:noProof/>
        </w:rPr>
        <w:t>(</w:t>
      </w:r>
      <w:hyperlink w:anchor="_ENREF_13" w:tooltip="Epstein, 2008 #191" w:history="1">
        <w:r w:rsidR="00026D55">
          <w:rPr>
            <w:noProof/>
          </w:rPr>
          <w:t>13</w:t>
        </w:r>
      </w:hyperlink>
      <w:r w:rsidR="00CE607D">
        <w:rPr>
          <w:noProof/>
        </w:rPr>
        <w:t xml:space="preserve">, </w:t>
      </w:r>
      <w:hyperlink w:anchor="_ENREF_15" w:tooltip="Hsu, 2004 #311" w:history="1">
        <w:r w:rsidR="00026D55">
          <w:rPr>
            <w:noProof/>
          </w:rPr>
          <w:t>15</w:t>
        </w:r>
      </w:hyperlink>
      <w:r w:rsidR="00CE607D">
        <w:rPr>
          <w:noProof/>
        </w:rPr>
        <w:t xml:space="preserve">, </w:t>
      </w:r>
      <w:hyperlink w:anchor="_ENREF_37" w:tooltip="Bates, 1997 #51" w:history="1">
        <w:r w:rsidR="00026D55">
          <w:rPr>
            <w:noProof/>
          </w:rPr>
          <w:t>37</w:t>
        </w:r>
      </w:hyperlink>
      <w:r w:rsidR="00CE607D">
        <w:rPr>
          <w:noProof/>
        </w:rPr>
        <w:t>)</w:t>
      </w:r>
      <w:r w:rsidR="00C86F08">
        <w:fldChar w:fldCharType="end"/>
      </w:r>
      <w:r w:rsidR="006C59C6">
        <w:t>.</w:t>
      </w:r>
      <w:r w:rsidR="005D4D06">
        <w:t xml:space="preserve">  </w:t>
      </w:r>
      <w:r w:rsidR="00250CBD">
        <w:rPr>
          <w:i/>
        </w:rPr>
        <w:t>P</w:t>
      </w:r>
      <w:r w:rsidR="009E4349">
        <w:rPr>
          <w:i/>
        </w:rPr>
        <w:t>teropus</w:t>
      </w:r>
      <w:r w:rsidR="00250CBD">
        <w:rPr>
          <w:i/>
        </w:rPr>
        <w:t xml:space="preserve"> giganteus</w:t>
      </w:r>
      <w:r w:rsidR="00250CBD">
        <w:t xml:space="preserve"> feeds on date palm sap as it flows into collection pots overnight </w:t>
      </w:r>
      <w:r w:rsidR="009E4349">
        <w:t xml:space="preserve">and contaminates the sap with excreta and </w:t>
      </w:r>
      <w:r w:rsidR="008F23E0">
        <w:t xml:space="preserve">occasionally Nipah virus </w:t>
      </w:r>
      <w:r w:rsidR="00250CBD">
        <w:fldChar w:fldCharType="begin">
          <w:fldData xml:space="preserve">PEVuZE5vdGU+PENpdGU+PEF1dGhvcj5TYWxhaCBVZGRpbiBLaGFuPC9BdXRob3I+PFllYXI+MjAx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</w:fldData>
        </w:fldChar>
      </w:r>
      <w:r w:rsidR="00133AB7">
        <w:instrText xml:space="preserve"> ADDIN EN.CITE </w:instrText>
      </w:r>
      <w:r w:rsidR="00133AB7">
        <w:fldChar w:fldCharType="begin">
          <w:fldData xml:space="preserve">PEVuZE5vdGU+PENpdGU+PEF1dGhvcj5TYWxhaCBVZGRpbiBLaGFuPC9BdXRob3I+PFllYXI+MjAx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</w:fldData>
        </w:fldChar>
      </w:r>
      <w:r w:rsidR="00133AB7">
        <w:instrText xml:space="preserve"> ADDIN EN.CITE.DATA </w:instrText>
      </w:r>
      <w:r w:rsidR="00133AB7">
        <w:fldChar w:fldCharType="end"/>
      </w:r>
      <w:r w:rsidR="00250CBD">
        <w:fldChar w:fldCharType="separate"/>
      </w:r>
      <w:r w:rsidR="00133AB7">
        <w:rPr>
          <w:noProof/>
        </w:rPr>
        <w:t>(</w:t>
      </w:r>
      <w:hyperlink w:anchor="_ENREF_12" w:tooltip="Chua, 2002 #130" w:history="1">
        <w:r w:rsidR="00026D55">
          <w:rPr>
            <w:noProof/>
          </w:rPr>
          <w:t>12</w:t>
        </w:r>
      </w:hyperlink>
      <w:r w:rsidR="00133AB7">
        <w:rPr>
          <w:noProof/>
        </w:rPr>
        <w:t xml:space="preserve">, </w:t>
      </w:r>
      <w:hyperlink w:anchor="_ENREF_30" w:tooltip="Middleton, 2007 #427" w:history="1">
        <w:r w:rsidR="00026D55">
          <w:rPr>
            <w:noProof/>
          </w:rPr>
          <w:t>30</w:t>
        </w:r>
      </w:hyperlink>
      <w:r w:rsidR="00133AB7">
        <w:rPr>
          <w:noProof/>
        </w:rPr>
        <w:t xml:space="preserve">, </w:t>
      </w:r>
      <w:hyperlink w:anchor="_ENREF_38" w:tooltip="Salah Uddin Khan, 2011 #546" w:history="1">
        <w:r w:rsidR="00026D55">
          <w:rPr>
            <w:noProof/>
          </w:rPr>
          <w:t>38</w:t>
        </w:r>
      </w:hyperlink>
      <w:r w:rsidR="00133AB7">
        <w:rPr>
          <w:noProof/>
        </w:rPr>
        <w:t xml:space="preserve">, </w:t>
      </w:r>
      <w:hyperlink w:anchor="_ENREF_39" w:tooltip="Rahman, 2010 #525" w:history="1">
        <w:r w:rsidR="00026D55">
          <w:rPr>
            <w:noProof/>
          </w:rPr>
          <w:t>39</w:t>
        </w:r>
      </w:hyperlink>
      <w:r w:rsidR="00133AB7">
        <w:rPr>
          <w:noProof/>
        </w:rPr>
        <w:t>)</w:t>
      </w:r>
      <w:r w:rsidR="00250CBD">
        <w:fldChar w:fldCharType="end"/>
      </w:r>
      <w:r w:rsidR="00250CBD">
        <w:t>. Subsequent human-to-human transmission has been observed, which accounts for the majority of t</w:t>
      </w:r>
      <w:r w:rsidR="004D3C5E">
        <w:t>otal cases, though to date at least 48</w:t>
      </w:r>
      <w:r w:rsidR="00250CBD">
        <w:t xml:space="preserve"> primary human cases, </w:t>
      </w:r>
      <w:r w:rsidR="004D3C5E">
        <w:t xml:space="preserve">presumed to be </w:t>
      </w:r>
      <w:r w:rsidR="00250CBD">
        <w:t xml:space="preserve">infected </w:t>
      </w:r>
      <w:r w:rsidR="004D3C5E">
        <w:t xml:space="preserve">directly </w:t>
      </w:r>
      <w:r w:rsidR="00250CBD">
        <w:t xml:space="preserve">by bats, have been identified </w:t>
      </w:r>
      <w:r w:rsidR="00250CBD">
        <w:fldChar w:fldCharType="begin">
          <w:fldData xml:space="preserve">PEVuZE5vdGU+PENpdGU+PEF1dGhvcj5MdWJ5PC9BdXRob3I+PFllYXI+MjAxMzwvWWVhcj48UmVj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</w:fldData>
        </w:fldChar>
      </w:r>
      <w:r w:rsidR="00CE607D">
        <w:instrText xml:space="preserve"> ADDIN EN.CITE </w:instrText>
      </w:r>
      <w:r w:rsidR="00CE607D">
        <w:fldChar w:fldCharType="begin">
          <w:fldData xml:space="preserve">PEVuZE5vdGU+PENpdGU+PEF1dGhvcj5MdWJ5PC9BdXRob3I+PFllYXI+MjAxMzwvWWVhcj48UmVj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</w:fldData>
        </w:fldChar>
      </w:r>
      <w:r w:rsidR="00CE607D">
        <w:instrText xml:space="preserve"> ADDIN EN.CITE.DATA </w:instrText>
      </w:r>
      <w:r w:rsidR="00CE607D">
        <w:fldChar w:fldCharType="end"/>
      </w:r>
      <w:r w:rsidR="00250CBD">
        <w:fldChar w:fldCharType="separate"/>
      </w:r>
      <w:r w:rsidR="00CE607D">
        <w:rPr>
          <w:noProof/>
        </w:rPr>
        <w:t>(</w:t>
      </w:r>
      <w:hyperlink w:anchor="_ENREF_8" w:tooltip="Luby, 2013 #1107" w:history="1">
        <w:r w:rsidR="00026D55">
          <w:rPr>
            <w:noProof/>
          </w:rPr>
          <w:t>8</w:t>
        </w:r>
      </w:hyperlink>
      <w:r w:rsidR="00CE607D">
        <w:rPr>
          <w:noProof/>
        </w:rPr>
        <w:t xml:space="preserve">, </w:t>
      </w:r>
      <w:hyperlink w:anchor="_ENREF_11" w:tooltip="Luby, 2009 #387" w:history="1">
        <w:r w:rsidR="00026D55">
          <w:rPr>
            <w:noProof/>
          </w:rPr>
          <w:t>11</w:t>
        </w:r>
      </w:hyperlink>
      <w:r w:rsidR="00CE607D">
        <w:rPr>
          <w:noProof/>
        </w:rPr>
        <w:t>)</w:t>
      </w:r>
      <w:r w:rsidR="00250CBD">
        <w:fldChar w:fldCharType="end"/>
      </w:r>
      <w:r w:rsidR="00250CBD">
        <w:t xml:space="preserve">.  </w:t>
      </w:r>
    </w:p>
    <w:p w14:paraId="5351524B" w14:textId="126DAAE9" w:rsidR="00CC2DBC" w:rsidRDefault="008F23E0" w:rsidP="00CC2DBC">
      <w:r>
        <w:t>Pteropid bats, in general, are highly adaptable to humanized environments, and often live in close association with people, as is the case in Bangladesh</w:t>
      </w:r>
      <w:r w:rsidR="00393F7F">
        <w:t xml:space="preserve"> </w:t>
      </w:r>
      <w:r w:rsidR="00732655">
        <w:fldChar w:fldCharType="begin"/>
      </w:r>
      <w:r w:rsidR="00CE607D">
        <w:instrText xml:space="preserve"> ADDIN EN.CITE &lt;EndNote&gt;&lt;Cite&gt;&lt;Author&gt;Hahn&lt;/Author&gt;&lt;Year&gt;2014&lt;/Year&gt;&lt;RecNum&gt;1301&lt;/RecNum&gt;&lt;DisplayText&gt;(40)&lt;/DisplayText&gt;&lt;record&gt;&lt;rec-number&gt;1301&lt;/rec-number&gt;&lt;foreign-keys&gt;&lt;key app="EN" db-id="r5fzsd95fdtz2ieptdrpa90ysad0vtrxzfwr" timestamp="1407181364"&gt;1301&lt;/key&gt;&lt;/foreign-keys&gt;&lt;ref-type name="Journal Article"&gt;17&lt;/ref-type&gt;&lt;contributors&gt;&lt;authors&gt;&lt;author&gt;Hahn, Micah B.&lt;/author&gt;&lt;author&gt;Epstein, Jonathan H.&lt;/author&gt;&lt;author&gt;Gurley, Emily S.&lt;/author&gt;&lt;author&gt;Islam, Mohammad S.&lt;/author&gt;&lt;author&gt;Luby, Stephen P.&lt;/author&gt;&lt;author&gt;Daszak, Peter&lt;/author&gt;&lt;author&gt;Patz, Jonathan A.&lt;/author&gt;&lt;/authors&gt;&lt;/contributors&gt;&lt;titles&gt;&lt;title&gt;Roosting behaviour and habitat selection of Pteropus giganteus reveal potential links to Nipah virus epidemiology&lt;/title&gt;&lt;secondary-title&gt;Journal of Applied Ecology&lt;/secondary-title&gt;&lt;/titles&gt;&lt;periodical&gt;&lt;full-title&gt;Journal of Applied Ecology&lt;/full-title&gt;&lt;/periodical&gt;&lt;pages&gt;376-387&lt;/pages&gt;&lt;volume&gt;51&lt;/volume&gt;&lt;number&gt;2&lt;/number&gt;&lt;dates&gt;&lt;year&gt;2014&lt;/year&gt;&lt;pub-dates&gt;&lt;date&gt;Apr&lt;/date&gt;&lt;/pub-dates&gt;&lt;/dates&gt;&lt;isbn&gt;0021-8901; 1365-2664&lt;/isbn&gt;&lt;accession-num&gt;WOS:000332835600011&lt;/accession-num&gt;&lt;urls&gt;&lt;related-urls&gt;&lt;url&gt;&amp;lt;Go to ISI&amp;gt;://WOS:000332835600011&lt;/url&gt;&lt;/related-urls&gt;&lt;/urls&gt;&lt;electronic-resource-num&gt;10.1111/1365-2664.12212&lt;/electronic-resource-num&gt;&lt;/record&gt;&lt;/Cite&gt;&lt;/EndNote&gt;</w:instrText>
      </w:r>
      <w:r w:rsidR="00732655">
        <w:fldChar w:fldCharType="separate"/>
      </w:r>
      <w:r w:rsidR="00CE607D">
        <w:rPr>
          <w:noProof/>
        </w:rPr>
        <w:t>(</w:t>
      </w:r>
      <w:hyperlink w:anchor="_ENREF_40" w:tooltip="Hahn, 2014 #1301" w:history="1">
        <w:r w:rsidR="00026D55">
          <w:rPr>
            <w:noProof/>
          </w:rPr>
          <w:t>40</w:t>
        </w:r>
      </w:hyperlink>
      <w:r w:rsidR="00CE607D">
        <w:rPr>
          <w:noProof/>
        </w:rPr>
        <w:t>)</w:t>
      </w:r>
      <w:r w:rsidR="00732655">
        <w:fldChar w:fldCharType="end"/>
      </w:r>
      <w:r>
        <w:t xml:space="preserve">.   </w:t>
      </w:r>
      <w:r w:rsidR="000C5069">
        <w:t xml:space="preserve">Ecological studies of </w:t>
      </w:r>
      <w:r w:rsidR="000C5069">
        <w:rPr>
          <w:i/>
        </w:rPr>
        <w:t xml:space="preserve">P. giganteus </w:t>
      </w:r>
      <w:r w:rsidR="000C5069">
        <w:t>in Bangladesh</w:t>
      </w:r>
      <w:r w:rsidR="001963FB">
        <w:t xml:space="preserve">, conducted by our group, </w:t>
      </w:r>
      <w:r w:rsidR="000C5069">
        <w:t>showed that they prefer to roost in hardwood trees found in fragmented patches of forest within populous areas</w:t>
      </w:r>
      <w:r w:rsidR="00B70798">
        <w:t xml:space="preserve">, rather than </w:t>
      </w:r>
      <w:r w:rsidR="00CC2DBC">
        <w:t xml:space="preserve">remote </w:t>
      </w:r>
      <w:r w:rsidR="00B70798">
        <w:t>forest</w:t>
      </w:r>
      <w:r w:rsidR="00CC2DBC">
        <w:t>s</w:t>
      </w:r>
      <w:r w:rsidR="000C5069">
        <w:t xml:space="preserve"> </w:t>
      </w:r>
      <w:r w:rsidR="000C5069">
        <w:fldChar w:fldCharType="begin">
          <w:fldData xml:space="preserve">PEVuZE5vdGU+PENpdGU+PEF1dGhvcj5IYWhuPC9BdXRob3I+PFllYXI+MjAxNDwvWWVhcj48UmVj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</w:fldData>
        </w:fldChar>
      </w:r>
      <w:r w:rsidR="00CE607D">
        <w:instrText xml:space="preserve"> ADDIN EN.CITE </w:instrText>
      </w:r>
      <w:r w:rsidR="00CE607D">
        <w:fldChar w:fldCharType="begin">
          <w:fldData xml:space="preserve">PEVuZE5vdGU+PENpdGU+PEF1dGhvcj5IYWhuPC9BdXRob3I+PFllYXI+MjAxNDwvWWVhcj48UmVj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</w:fldData>
        </w:fldChar>
      </w:r>
      <w:r w:rsidR="00CE607D">
        <w:instrText xml:space="preserve"> ADDIN EN.CITE.DATA </w:instrText>
      </w:r>
      <w:r w:rsidR="00CE607D">
        <w:fldChar w:fldCharType="end"/>
      </w:r>
      <w:r w:rsidR="000C5069">
        <w:fldChar w:fldCharType="separate"/>
      </w:r>
      <w:r w:rsidR="00CE607D">
        <w:rPr>
          <w:noProof/>
        </w:rPr>
        <w:t>(</w:t>
      </w:r>
      <w:hyperlink w:anchor="_ENREF_40" w:tooltip="Hahn, 2014 #1301" w:history="1">
        <w:r w:rsidR="00026D55">
          <w:rPr>
            <w:noProof/>
          </w:rPr>
          <w:t>40</w:t>
        </w:r>
      </w:hyperlink>
      <w:r w:rsidR="00CE607D">
        <w:rPr>
          <w:noProof/>
        </w:rPr>
        <w:t xml:space="preserve">, </w:t>
      </w:r>
      <w:hyperlink w:anchor="_ENREF_41" w:tooltip="Hahn, 2014 #1303" w:history="1">
        <w:r w:rsidR="00026D55">
          <w:rPr>
            <w:noProof/>
          </w:rPr>
          <w:t>41</w:t>
        </w:r>
      </w:hyperlink>
      <w:r w:rsidR="00CE607D">
        <w:rPr>
          <w:noProof/>
        </w:rPr>
        <w:t>)</w:t>
      </w:r>
      <w:r w:rsidR="000C5069">
        <w:fldChar w:fldCharType="end"/>
      </w:r>
      <w:r w:rsidR="000C5069">
        <w:t xml:space="preserve">.  </w:t>
      </w:r>
      <w:r w:rsidR="009613B9">
        <w:t xml:space="preserve">The timing of date palm sap harvesting </w:t>
      </w:r>
      <w:r w:rsidR="000A5B50">
        <w:t xml:space="preserve">(November – April) </w:t>
      </w:r>
      <w:r w:rsidR="009613B9">
        <w:t xml:space="preserve">aligns with human Nipah virus encephalitis outbreaks, </w:t>
      </w:r>
      <w:r w:rsidR="00FA5A57">
        <w:t>however</w:t>
      </w:r>
      <w:r w:rsidR="001963FB">
        <w:t xml:space="preserve">, given the abundance of </w:t>
      </w:r>
      <w:r w:rsidR="001963FB" w:rsidRPr="001963FB">
        <w:rPr>
          <w:i/>
        </w:rPr>
        <w:t>P. giganteus</w:t>
      </w:r>
      <w:r w:rsidR="001963FB">
        <w:t xml:space="preserve"> across Bangladesh,</w:t>
      </w:r>
      <w:r w:rsidR="00FA5A57">
        <w:t xml:space="preserve"> </w:t>
      </w:r>
      <w:r w:rsidR="00FF3613">
        <w:t>and the potential for other routes of transmission (e.g. via domestic animals</w:t>
      </w:r>
      <w:r w:rsidR="002B0713">
        <w:t xml:space="preserve"> </w:t>
      </w:r>
      <w:r w:rsidR="002B0713">
        <w:fldChar w:fldCharType="begin"/>
      </w:r>
      <w:r w:rsidR="00CE607D">
        <w:instrText xml:space="preserve"> ADDIN EN.CITE &lt;EndNote&gt;&lt;Cite&gt;&lt;Author&gt;Luby&lt;/Author&gt;&lt;Year&gt;2007&lt;/Year&gt;&lt;RecNum&gt;384&lt;/RecNum&gt;&lt;DisplayText&gt;(42)&lt;/DisplayText&gt;&lt;record&gt;&lt;rec-number&gt;384&lt;/rec-number&gt;&lt;foreign-keys&gt;&lt;key app="EN" db-id="r5fzsd95fdtz2ieptdrpa90ysad0vtrxzfwr" timestamp="1346439755"&gt;384&lt;/key&gt;&lt;/foreign-keys&gt;&lt;ref-type name="Journal Article"&gt;17&lt;/ref-type&gt;&lt;contributors&gt;&lt;authors&gt;&lt;author&gt;Luby, S.&lt;/author&gt;&lt;author&gt;Rahman, M.&lt;/author&gt;&lt;author&gt;Hossain, M. J.&lt;/author&gt;&lt;author&gt;Ahmed, B. N.&lt;/author&gt;&lt;author&gt;Gurley, E.&lt;/author&gt;&lt;author&gt;Banu, S.&lt;/author&gt;&lt;author&gt;Homira, N.&lt;/author&gt;&lt;author&gt;Rollin, P. E.&lt;/author&gt;&lt;author&gt;Comer, J. A.&lt;/author&gt;&lt;author&gt;Rota, P.&lt;/author&gt;&lt;author&gt;Montgomery, J.&lt;/author&gt;&lt;author&gt;Ksiazek, T. G.&lt;/author&gt;&lt;/authors&gt;&lt;/contributors&gt;&lt;titles&gt;&lt;title&gt;Recurrent Nipah virus outbreaks in Bangladesh, 2001-2007&lt;/title&gt;&lt;secondary-title&gt;American Journal of Tropical Medicine and Hygiene&lt;/secondary-title&gt;&lt;alt-title&gt;Am J Trop Med Hyg&lt;/alt-title&gt;&lt;/titles&gt;&lt;periodical&gt;&lt;full-title&gt;American Journal of Tropical Medicine and Hygiene&lt;/full-title&gt;&lt;/periodical&gt;&lt;alt-periodical&gt;&lt;full-title&gt;Am J Trop Med Hyg&lt;/full-title&gt;&lt;/alt-periodical&gt;&lt;pages&gt;273&lt;/pages&gt;&lt;volume&gt;77&lt;/volume&gt;&lt;dates&gt;&lt;year&gt;2007&lt;/year&gt;&lt;/dates&gt;&lt;accession-num&gt;WOS:000250758201413&lt;/accession-num&gt;&lt;urls&gt;&lt;related-urls&gt;&lt;url&gt;&amp;lt;Go to ISI&amp;gt;://WOS:000250758201413 &lt;/url&gt;&lt;/related-urls&gt;&lt;/urls&gt;&lt;/record&gt;&lt;/Cite&gt;&lt;/EndNote&gt;</w:instrText>
      </w:r>
      <w:r w:rsidR="002B0713">
        <w:fldChar w:fldCharType="separate"/>
      </w:r>
      <w:r w:rsidR="00CE607D">
        <w:rPr>
          <w:noProof/>
        </w:rPr>
        <w:t>(</w:t>
      </w:r>
      <w:hyperlink w:anchor="_ENREF_42" w:tooltip="Luby, 2007 #384" w:history="1">
        <w:r w:rsidR="00026D55">
          <w:rPr>
            <w:noProof/>
          </w:rPr>
          <w:t>42</w:t>
        </w:r>
      </w:hyperlink>
      <w:r w:rsidR="00CE607D">
        <w:rPr>
          <w:noProof/>
        </w:rPr>
        <w:t>)</w:t>
      </w:r>
      <w:r w:rsidR="002B0713">
        <w:fldChar w:fldCharType="end"/>
      </w:r>
      <w:r w:rsidR="00FF3613">
        <w:t xml:space="preserve">), </w:t>
      </w:r>
      <w:r w:rsidR="00FA5A57">
        <w:t xml:space="preserve">it </w:t>
      </w:r>
      <w:r w:rsidR="00966841">
        <w:t>remains</w:t>
      </w:r>
      <w:r w:rsidR="00144CB5">
        <w:t xml:space="preserve"> unclear why cases have </w:t>
      </w:r>
      <w:r w:rsidR="00FA5A57">
        <w:t xml:space="preserve">not been </w:t>
      </w:r>
      <w:r w:rsidR="009613B9">
        <w:t xml:space="preserve">detected </w:t>
      </w:r>
      <w:r w:rsidR="000A5B50">
        <w:t xml:space="preserve">outside these months </w:t>
      </w:r>
      <w:r w:rsidR="001963FB">
        <w:t xml:space="preserve">or in locations beyond the Nipah Belt (with </w:t>
      </w:r>
      <w:r w:rsidR="00F76216">
        <w:t xml:space="preserve">the exception of a single </w:t>
      </w:r>
      <w:r w:rsidR="00732655">
        <w:t xml:space="preserve">case in the eastern district of Comilla in 2011 </w:t>
      </w:r>
      <w:r w:rsidR="00732655">
        <w:fldChar w:fldCharType="begin"/>
      </w:r>
      <w:r w:rsidR="00CE607D">
        <w:instrText xml:space="preserve"> ADDIN EN.CITE &lt;EndNote&gt;&lt;Cite&gt;&lt;Author&gt;Office&lt;/Author&gt;&lt;Year&gt;2015&lt;/Year&gt;&lt;RecNum&gt;1463&lt;/RecNum&gt;&lt;DisplayText&gt;(34)&lt;/DisplayText&gt;&lt;record&gt;&lt;rec-number&gt;1463&lt;/rec-number&gt;&lt;foreign-keys&gt;&lt;key app="EN" db-id="r5fzsd95fdtz2ieptdrpa90ysad0vtrxzfwr" timestamp="1430675980"&gt;1463&lt;/key&gt;&lt;/foreign-keys&gt;&lt;ref-type name="Web Page"&gt;12&lt;/ref-type&gt;&lt;contributors&gt;&lt;authors&gt;&lt;author&gt;World Health Organization South East Asia Regional Office&lt;/author&gt;&lt;/authors&gt;&lt;/contributors&gt;&lt;titles&gt;&lt;title&gt;Nipah virus outbreaks in the WHO South-East Asia Region&lt;/title&gt;&lt;/titles&gt;&lt;volume&gt;2015&lt;/volume&gt;&lt;number&gt;May 3 2015&lt;/number&gt;&lt;dates&gt;&lt;year&gt;2015&lt;/year&gt;&lt;/dates&gt;&lt;urls&gt;&lt;related-urls&gt;&lt;url&gt;http://www.searo.who.int/entity/emerging_diseases/links/nipah_virus_outbreaks_sear/en/&lt;/url&gt;&lt;/related-urls&gt;&lt;/urls&gt;&lt;/record&gt;&lt;/Cite&gt;&lt;/EndNote&gt;</w:instrText>
      </w:r>
      <w:r w:rsidR="00732655">
        <w:fldChar w:fldCharType="separate"/>
      </w:r>
      <w:r w:rsidR="00CE607D">
        <w:rPr>
          <w:noProof/>
        </w:rPr>
        <w:t>(</w:t>
      </w:r>
      <w:hyperlink w:anchor="_ENREF_34" w:tooltip="Office, 2015 #1463" w:history="1">
        <w:r w:rsidR="00026D55">
          <w:rPr>
            <w:noProof/>
          </w:rPr>
          <w:t>34</w:t>
        </w:r>
      </w:hyperlink>
      <w:r w:rsidR="00CE607D">
        <w:rPr>
          <w:noProof/>
        </w:rPr>
        <w:t>)</w:t>
      </w:r>
      <w:r w:rsidR="00732655">
        <w:fldChar w:fldCharType="end"/>
      </w:r>
      <w:r w:rsidR="002B0713">
        <w:t>).</w:t>
      </w:r>
      <w:r w:rsidR="001963FB">
        <w:t xml:space="preserve"> </w:t>
      </w:r>
      <w:r w:rsidR="000A5B50">
        <w:t>W</w:t>
      </w:r>
      <w:r w:rsidR="00416D78">
        <w:t xml:space="preserve">e conducted a </w:t>
      </w:r>
      <w:r w:rsidR="00EA421A">
        <w:t>seven</w:t>
      </w:r>
      <w:r w:rsidR="002D2E66">
        <w:t>-</w:t>
      </w:r>
      <w:r w:rsidR="00393F7F">
        <w:t xml:space="preserve">year </w:t>
      </w:r>
      <w:r w:rsidR="00416D78">
        <w:t xml:space="preserve">study </w:t>
      </w:r>
      <w:r w:rsidR="00B70798">
        <w:t xml:space="preserve">of </w:t>
      </w:r>
      <w:r w:rsidR="00F76216">
        <w:t xml:space="preserve">NiV </w:t>
      </w:r>
      <w:r w:rsidR="00416D78">
        <w:t xml:space="preserve">in </w:t>
      </w:r>
      <w:r w:rsidR="00F76216">
        <w:rPr>
          <w:i/>
        </w:rPr>
        <w:t>P.</w:t>
      </w:r>
      <w:r w:rsidR="00416D78">
        <w:rPr>
          <w:i/>
        </w:rPr>
        <w:t xml:space="preserve"> g</w:t>
      </w:r>
      <w:r w:rsidR="00B848FC">
        <w:rPr>
          <w:i/>
        </w:rPr>
        <w:t xml:space="preserve">iganteus </w:t>
      </w:r>
      <w:r w:rsidR="00966841">
        <w:t>in Bangladesh</w:t>
      </w:r>
      <w:r w:rsidR="000A5B50">
        <w:t xml:space="preserve"> to determine whether </w:t>
      </w:r>
      <w:r w:rsidR="00EA421A">
        <w:t xml:space="preserve">spatial or </w:t>
      </w:r>
      <w:r w:rsidR="000A5B50">
        <w:t xml:space="preserve">seasonal NiV infection </w:t>
      </w:r>
      <w:r w:rsidR="00EA421A">
        <w:t xml:space="preserve">patterns </w:t>
      </w:r>
      <w:r w:rsidR="000A5B50">
        <w:t xml:space="preserve">occur in </w:t>
      </w:r>
      <w:r w:rsidR="000A5B50">
        <w:rPr>
          <w:i/>
        </w:rPr>
        <w:t xml:space="preserve">P. giganteus </w:t>
      </w:r>
      <w:r w:rsidR="000A5B50">
        <w:t>and if so, whether they might influence human outbreaks.</w:t>
      </w:r>
      <w:r w:rsidR="00416D78">
        <w:t xml:space="preserve">  </w:t>
      </w:r>
    </w:p>
    <w:p w14:paraId="6B905F7C" w14:textId="71CEF649" w:rsidR="00CC05D4" w:rsidRPr="003901B2" w:rsidRDefault="00CC05D4" w:rsidP="00CC2DBC">
      <w:pPr>
        <w:rPr>
          <w:b/>
        </w:rPr>
      </w:pPr>
      <w:r w:rsidRPr="003901B2">
        <w:rPr>
          <w:b/>
        </w:rPr>
        <w:t xml:space="preserve">Results </w:t>
      </w:r>
    </w:p>
    <w:p w14:paraId="34AB2D55" w14:textId="37B5210A" w:rsidR="004C62BA" w:rsidRDefault="002B3FAC" w:rsidP="004C62BA">
      <w:pPr>
        <w:spacing w:after="0"/>
        <w:rPr>
          <w:i/>
        </w:rPr>
      </w:pPr>
      <w:r>
        <w:rPr>
          <w:i/>
        </w:rPr>
        <w:t>Comparison of Nipah virus in bat populations inside and outside the Nipah Belt</w:t>
      </w:r>
    </w:p>
    <w:p w14:paraId="67F289AF" w14:textId="1BF78000" w:rsidR="004C62BA" w:rsidRDefault="00F339B9" w:rsidP="004C62BA">
      <w:pPr>
        <w:spacing w:after="0"/>
      </w:pPr>
      <w:r>
        <w:t xml:space="preserve">We </w:t>
      </w:r>
      <w:r w:rsidR="001711FC">
        <w:t xml:space="preserve">tested </w:t>
      </w:r>
      <w:r w:rsidR="00C609BD">
        <w:t xml:space="preserve">a total of 883 </w:t>
      </w:r>
      <w:r w:rsidR="001711FC">
        <w:rPr>
          <w:i/>
        </w:rPr>
        <w:t xml:space="preserve">P. giganteus </w:t>
      </w:r>
      <w:r w:rsidR="00EA421A">
        <w:t xml:space="preserve">caught </w:t>
      </w:r>
      <w:r w:rsidR="00C609BD">
        <w:t>from 8 different populations</w:t>
      </w:r>
      <w:r w:rsidR="00EA421A">
        <w:t xml:space="preserve"> between January 2006 and November 2012</w:t>
      </w:r>
      <w:r w:rsidR="00C609BD">
        <w:t xml:space="preserve">.  </w:t>
      </w:r>
      <w:r w:rsidR="00450125">
        <w:t xml:space="preserve">We detected anti-Nipah IgG antibodies in each of the </w:t>
      </w:r>
      <w:r w:rsidR="00103DDB">
        <w:t xml:space="preserve">bat colonies surveyed </w:t>
      </w:r>
      <w:r w:rsidR="00D90C9B">
        <w:t>across Bangladesh</w:t>
      </w:r>
      <w:r w:rsidR="00450125">
        <w:t xml:space="preserve"> (</w:t>
      </w:r>
      <w:r w:rsidR="00450125" w:rsidRPr="007A0263">
        <w:rPr>
          <w:b/>
        </w:rPr>
        <w:t>Figure 1</w:t>
      </w:r>
      <w:r w:rsidR="00450125">
        <w:t>)</w:t>
      </w:r>
      <w:r w:rsidR="00D90C9B">
        <w:t xml:space="preserve">.  </w:t>
      </w:r>
      <w:r w:rsidR="00B72812">
        <w:t xml:space="preserve">IgG </w:t>
      </w:r>
      <w:r w:rsidR="00450125">
        <w:t xml:space="preserve">seroprevalence </w:t>
      </w:r>
      <w:r w:rsidR="00AF3508">
        <w:t xml:space="preserve">in each colony </w:t>
      </w:r>
      <w:r w:rsidR="00450125">
        <w:t>ranged</w:t>
      </w:r>
      <w:r w:rsidR="00AF3508">
        <w:t xml:space="preserve"> from 20</w:t>
      </w:r>
      <w:r w:rsidR="00CC05D4">
        <w:t xml:space="preserve">% (95% CI: </w:t>
      </w:r>
      <w:r w:rsidR="00AF3508">
        <w:t>10</w:t>
      </w:r>
      <w:r w:rsidR="00D07305">
        <w:t>%-</w:t>
      </w:r>
      <w:r w:rsidR="00AF3508">
        <w:t>30</w:t>
      </w:r>
      <w:r w:rsidR="00CC05D4">
        <w:t>%)</w:t>
      </w:r>
      <w:r w:rsidR="00D07305">
        <w:t xml:space="preserve"> </w:t>
      </w:r>
      <w:r w:rsidR="00AF3508">
        <w:t xml:space="preserve">in Rajbari </w:t>
      </w:r>
      <w:r w:rsidR="00D07305">
        <w:t>to</w:t>
      </w:r>
      <w:r w:rsidR="00CC05D4">
        <w:t xml:space="preserve"> 5</w:t>
      </w:r>
      <w:r w:rsidR="00D07305">
        <w:t>6</w:t>
      </w:r>
      <w:r w:rsidR="00CC05D4">
        <w:t>% (95% CI:</w:t>
      </w:r>
      <w:r w:rsidR="003D339D">
        <w:t xml:space="preserve"> </w:t>
      </w:r>
      <w:r w:rsidR="00450125">
        <w:t>49%-63%</w:t>
      </w:r>
      <w:r w:rsidR="00CC05D4">
        <w:t>)</w:t>
      </w:r>
      <w:r w:rsidR="00AF3508">
        <w:t xml:space="preserve"> in Tangail</w:t>
      </w:r>
      <w:r w:rsidR="00CC05D4">
        <w:t xml:space="preserve">.  </w:t>
      </w:r>
      <w:r w:rsidR="002B3FAC">
        <w:t>Seroprevalence did vary significantly among all locations (</w:t>
      </w:r>
      <w:r w:rsidR="002B3FAC" w:rsidRPr="00AC41D8">
        <w:rPr>
          <w:rFonts w:ascii="Symbol" w:hAnsi="Symbol"/>
        </w:rPr>
        <w:t></w:t>
      </w:r>
      <w:r w:rsidR="002B3FAC" w:rsidRPr="00AC41D8">
        <w:rPr>
          <w:vertAlign w:val="superscript"/>
        </w:rPr>
        <w:t>2</w:t>
      </w:r>
      <w:r w:rsidR="002B3FAC" w:rsidRPr="00AC41D8">
        <w:t xml:space="preserve"> </w:t>
      </w:r>
      <w:r w:rsidR="002B3FAC">
        <w:t xml:space="preserve">= 55.61, p&lt;.001), however, </w:t>
      </w:r>
      <w:r w:rsidR="003D339D">
        <w:t>t</w:t>
      </w:r>
      <w:r w:rsidR="00B96FA8">
        <w:t xml:space="preserve">here was no significant difference </w:t>
      </w:r>
      <w:r w:rsidR="00BE255C">
        <w:t xml:space="preserve">in </w:t>
      </w:r>
      <w:r w:rsidR="00B96FA8">
        <w:t xml:space="preserve">seroprevalence </w:t>
      </w:r>
      <w:r w:rsidR="00BE255C">
        <w:t xml:space="preserve">between </w:t>
      </w:r>
      <w:r>
        <w:t xml:space="preserve">bats </w:t>
      </w:r>
      <w:r w:rsidR="00EA421A">
        <w:t xml:space="preserve">from colonies </w:t>
      </w:r>
      <w:r>
        <w:t>within the Nipah b</w:t>
      </w:r>
      <w:r w:rsidR="00B96FA8">
        <w:t xml:space="preserve">elt and those </w:t>
      </w:r>
      <w:r w:rsidR="00F84FC4">
        <w:t>outside the belt (Wilcoxo</w:t>
      </w:r>
      <w:r w:rsidR="00B96FA8">
        <w:t xml:space="preserve">n Rank: w=11, p = 0.486).  </w:t>
      </w:r>
      <w:r w:rsidR="00362F0A">
        <w:t xml:space="preserve"> </w:t>
      </w:r>
      <w:r w:rsidR="00544D9A">
        <w:t>Age-stratified analyses of s</w:t>
      </w:r>
      <w:r w:rsidR="00CC05D4">
        <w:t xml:space="preserve">eroprevalence </w:t>
      </w:r>
      <w:r w:rsidR="004C62BA">
        <w:t xml:space="preserve">at each location </w:t>
      </w:r>
      <w:r w:rsidR="00544D9A">
        <w:t xml:space="preserve">showed that adult seroprevalence was </w:t>
      </w:r>
      <w:r w:rsidR="007711DF">
        <w:t xml:space="preserve">either </w:t>
      </w:r>
      <w:r w:rsidR="00544D9A">
        <w:t xml:space="preserve">higher </w:t>
      </w:r>
      <w:r w:rsidR="007711DF">
        <w:t xml:space="preserve">or </w:t>
      </w:r>
      <w:r w:rsidR="00086298">
        <w:t>not significantly different than</w:t>
      </w:r>
      <w:r w:rsidR="007711DF">
        <w:t xml:space="preserve"> </w:t>
      </w:r>
      <w:r w:rsidR="00544D9A">
        <w:t>juvenile</w:t>
      </w:r>
      <w:r w:rsidR="009D243D">
        <w:t xml:space="preserve"> seroprevalence </w:t>
      </w:r>
      <w:r w:rsidR="00086298">
        <w:t xml:space="preserve">at the time of sampling </w:t>
      </w:r>
      <w:r w:rsidR="00362F0A">
        <w:t>(</w:t>
      </w:r>
      <w:r w:rsidR="00362F0A" w:rsidRPr="003030F6">
        <w:rPr>
          <w:b/>
        </w:rPr>
        <w:t>Figure 1</w:t>
      </w:r>
      <w:r w:rsidR="001E7904">
        <w:t xml:space="preserve">). </w:t>
      </w:r>
      <w:r w:rsidR="00AB7315">
        <w:t xml:space="preserve"> </w:t>
      </w:r>
      <w:r w:rsidR="00E3062A">
        <w:t xml:space="preserve">Nipah virus RNA was detected </w:t>
      </w:r>
      <w:r w:rsidR="00362F0A">
        <w:t xml:space="preserve">in </w:t>
      </w:r>
      <w:r w:rsidR="00BE255C">
        <w:t xml:space="preserve">excreta from </w:t>
      </w:r>
      <w:r w:rsidR="00E3062A">
        <w:t xml:space="preserve">bats </w:t>
      </w:r>
      <w:r w:rsidR="0022125F">
        <w:t>inside (</w:t>
      </w:r>
      <w:r w:rsidR="00E3062A">
        <w:t xml:space="preserve">Rajbari, Thakurgaon, </w:t>
      </w:r>
      <w:r w:rsidR="0022125F">
        <w:t>and Faridpur) and outside (Comilla) the Nipah Belt and in months (</w:t>
      </w:r>
      <w:r w:rsidR="002B3FAC">
        <w:t xml:space="preserve">e.g. </w:t>
      </w:r>
      <w:r w:rsidR="0022125F">
        <w:t>May and June) beyond the season of human infection</w:t>
      </w:r>
      <w:r w:rsidR="00362F0A">
        <w:t xml:space="preserve"> (Nov-Apr)</w:t>
      </w:r>
      <w:r w:rsidR="0022125F">
        <w:t>.</w:t>
      </w:r>
      <w:r w:rsidR="00362F0A">
        <w:t xml:space="preserve">  </w:t>
      </w:r>
      <w:r w:rsidR="000D2606">
        <w:t>Nipah virus RNA was detected in samples from individual bats in Rajbari and Thakurgaon and from pooled urine samples collected in Comilla in 2008</w:t>
      </w:r>
      <w:r w:rsidR="00B831E3">
        <w:t xml:space="preserve"> (</w:t>
      </w:r>
      <w:r w:rsidR="00B831E3" w:rsidRPr="003030F6">
        <w:rPr>
          <w:b/>
        </w:rPr>
        <w:t>Table 1</w:t>
      </w:r>
      <w:r w:rsidR="00B831E3">
        <w:t>)</w:t>
      </w:r>
      <w:r w:rsidR="000D2606">
        <w:t xml:space="preserve">.  The estimated viral prevalence in Rajbari was 4% (95%CI +/- 11%). We could not estimate prevalence in Thakurgaon because the PCR detection was made in 3 pooled throat samples each representing 4 individuals, none of which could be resolved to an individual sample, although the findings were confirmed by sequencing.  </w:t>
      </w:r>
      <w:r w:rsidR="00B831E3">
        <w:t xml:space="preserve">The pooled urine samples in Comilla were collected from underneath the roost and it was unknown how many bats contributed to </w:t>
      </w:r>
      <w:r w:rsidR="00BE255C">
        <w:t xml:space="preserve">each </w:t>
      </w:r>
      <w:r w:rsidR="00B831E3">
        <w:t xml:space="preserve">sample. </w:t>
      </w:r>
    </w:p>
    <w:p w14:paraId="07D723EC" w14:textId="77777777" w:rsidR="00CD4E71" w:rsidRDefault="00CD4E71" w:rsidP="004C62BA">
      <w:pPr>
        <w:spacing w:after="0"/>
        <w:rPr>
          <w:i/>
        </w:rPr>
      </w:pPr>
    </w:p>
    <w:p w14:paraId="65063D95" w14:textId="22335EF4" w:rsidR="004C62BA" w:rsidRDefault="004C62BA" w:rsidP="004C62BA">
      <w:pPr>
        <w:spacing w:after="0"/>
        <w:rPr>
          <w:i/>
        </w:rPr>
      </w:pPr>
      <w:r w:rsidRPr="004C62BA">
        <w:rPr>
          <w:i/>
        </w:rPr>
        <w:t>Longitudinal stud</w:t>
      </w:r>
      <w:r w:rsidR="002B3FAC">
        <w:rPr>
          <w:i/>
        </w:rPr>
        <w:t>y of Faridpur bat population</w:t>
      </w:r>
      <w:r w:rsidR="00143B3C">
        <w:rPr>
          <w:i/>
        </w:rPr>
        <w:t xml:space="preserve">  </w:t>
      </w:r>
    </w:p>
    <w:p w14:paraId="057FBF1D" w14:textId="330D577A" w:rsidR="00863E55" w:rsidRPr="00B77A0A" w:rsidRDefault="00863E55" w:rsidP="004C62BA">
      <w:pPr>
        <w:spacing w:after="0"/>
        <w:rPr>
          <w:i/>
        </w:rPr>
      </w:pPr>
      <w:r>
        <w:rPr>
          <w:i/>
        </w:rPr>
        <w:t>Mark-recapture</w:t>
      </w:r>
      <w:r w:rsidR="00B77A0A">
        <w:rPr>
          <w:i/>
        </w:rPr>
        <w:t xml:space="preserve"> and sero-conversion/reversion</w:t>
      </w:r>
    </w:p>
    <w:p w14:paraId="6EBB151C" w14:textId="02EA80EC" w:rsidR="00BF5A3C" w:rsidRDefault="00BF5A3C" w:rsidP="00BF5A3C">
      <w:r>
        <w:t xml:space="preserve">A total of 2345 bats from a single population in the Faridpur/Rajbari region were </w:t>
      </w:r>
      <w:r w:rsidR="007F74BC">
        <w:t xml:space="preserve">sampled and </w:t>
      </w:r>
      <w:r>
        <w:t>marked with a microchip.  Between 2007 and 2012 there were 50 recapture events (</w:t>
      </w:r>
      <w:r w:rsidRPr="001653A6">
        <w:rPr>
          <w:b/>
        </w:rPr>
        <w:t xml:space="preserve">Table </w:t>
      </w:r>
      <w:r w:rsidR="004A1706">
        <w:rPr>
          <w:b/>
        </w:rPr>
        <w:t>2</w:t>
      </w:r>
      <w:r>
        <w:t>). Fifty bats were r</w:t>
      </w:r>
      <w:r w:rsidR="004A1706">
        <w:t>ecaptured once and of those, 6</w:t>
      </w:r>
      <w:r>
        <w:t xml:space="preserve"> bats were recaptured twice, giving an overall recapture rate of 2.4%.  Based on the location of initial capture and subsequent recaptures, a “roost complex” was described (</w:t>
      </w:r>
      <w:r>
        <w:rPr>
          <w:b/>
        </w:rPr>
        <w:t>Figure 2</w:t>
      </w:r>
      <w:r>
        <w:t>).  The roost complex is a minimal polygon, 80Km</w:t>
      </w:r>
      <w:r>
        <w:rPr>
          <w:vertAlign w:val="superscript"/>
        </w:rPr>
        <w:t>2</w:t>
      </w:r>
      <w:r>
        <w:t xml:space="preserve"> in area, which contains all of the roosts where bats from the Faridpur population were captured.  It is assumed that there are additional roost locations used by this population of bats which were not observed.  Ten instances of seroconversion (change from IgG negative to IgG positive) and 9 instances of </w:t>
      </w:r>
      <w:r w:rsidRPr="00F46D0A">
        <w:rPr>
          <w:i/>
        </w:rPr>
        <w:t>seroreversion</w:t>
      </w:r>
      <w:r>
        <w:t xml:space="preserve"> (positive to negative) were observed (</w:t>
      </w:r>
      <w:r w:rsidRPr="00342994">
        <w:rPr>
          <w:b/>
        </w:rPr>
        <w:t xml:space="preserve">Table </w:t>
      </w:r>
      <w:r>
        <w:rPr>
          <w:b/>
        </w:rPr>
        <w:t>2</w:t>
      </w:r>
      <w:r>
        <w:t xml:space="preserve">).  The mean time between positive then subsequently negative tests was 570 </w:t>
      </w:r>
      <w:r w:rsidRPr="003B4230">
        <w:t>days</w:t>
      </w:r>
      <w:r>
        <w:t xml:space="preserve"> (n=9</w:t>
      </w:r>
      <w:r w:rsidRPr="00AA2C19">
        <w:t>) (range: 124 – 1082 days).</w:t>
      </w:r>
      <w:r>
        <w:t xml:space="preserve">  </w:t>
      </w:r>
      <w:r w:rsidR="004A127F">
        <w:t xml:space="preserve">Excluding </w:t>
      </w:r>
      <w:r>
        <w:t xml:space="preserve">juvenile bats that </w:t>
      </w:r>
      <w:r w:rsidR="004A127F">
        <w:t xml:space="preserve">may have </w:t>
      </w:r>
      <w:r>
        <w:t xml:space="preserve">lost maternal antibodies between initial and secondary capture, the mean time to reversion in </w:t>
      </w:r>
      <w:r w:rsidRPr="00D54F9B">
        <w:rPr>
          <w:i/>
        </w:rPr>
        <w:t xml:space="preserve">adults </w:t>
      </w:r>
      <w:r>
        <w:t>was 588 days (n=6) (range: 124-1082 days).</w:t>
      </w:r>
      <w:r w:rsidR="009906C4">
        <w:t xml:space="preserve">  </w:t>
      </w:r>
      <w:r w:rsidR="00982538">
        <w:t xml:space="preserve">There was no significant difference in observed seroconversion rates between females and </w:t>
      </w:r>
      <w:r w:rsidR="009906C4">
        <w:t>males</w:t>
      </w:r>
      <w:r w:rsidR="004A127F">
        <w:t xml:space="preserve"> (p &gt;.05).</w:t>
      </w:r>
    </w:p>
    <w:p w14:paraId="32B19448" w14:textId="77777777" w:rsidR="00CC2DBC" w:rsidRDefault="001D5E5E" w:rsidP="00CC2DBC">
      <w:pPr>
        <w:spacing w:after="0"/>
        <w:rPr>
          <w:i/>
        </w:rPr>
      </w:pPr>
      <w:r>
        <w:rPr>
          <w:i/>
        </w:rPr>
        <w:t xml:space="preserve">Factors associated with Nipah virus </w:t>
      </w:r>
      <w:r>
        <w:t>IgG</w:t>
      </w:r>
      <w:r>
        <w:rPr>
          <w:i/>
        </w:rPr>
        <w:t xml:space="preserve"> serostatus in </w:t>
      </w:r>
      <w:r w:rsidRPr="006E2CC9">
        <w:t>P. giganteus</w:t>
      </w:r>
    </w:p>
    <w:p w14:paraId="741ACBA6" w14:textId="62EA1B18" w:rsidR="001D5E5E" w:rsidRPr="00CC2DBC" w:rsidRDefault="001D5E5E" w:rsidP="001D5E5E">
      <w:pPr>
        <w:rPr>
          <w:i/>
        </w:rPr>
      </w:pPr>
      <w:r>
        <w:t xml:space="preserve">Among </w:t>
      </w:r>
      <w:r w:rsidR="007F74BC">
        <w:t xml:space="preserve">adult and juvenile </w:t>
      </w:r>
      <w:r w:rsidRPr="00AC41D8">
        <w:t>bats</w:t>
      </w:r>
      <w:r>
        <w:t xml:space="preserve"> </w:t>
      </w:r>
      <w:r w:rsidR="007F74BC">
        <w:t xml:space="preserve">(excluding pups; </w:t>
      </w:r>
      <w:r w:rsidRPr="00766326">
        <w:t>n=3206),</w:t>
      </w:r>
      <w:r w:rsidRPr="00AC41D8">
        <w:t xml:space="preserve"> location sampled, date sampled, age, body condition score, and mass were significant predic</w:t>
      </w:r>
      <w:r>
        <w:t>tors of serostatus (GLM: p&lt;.05</w:t>
      </w:r>
      <w:r w:rsidRPr="00AC41D8">
        <w:t>; AIC = 390</w:t>
      </w:r>
      <w:r>
        <w:t>6.1</w:t>
      </w:r>
      <w:r w:rsidRPr="00AC41D8">
        <w:t xml:space="preserve">; </w:t>
      </w:r>
      <w:r w:rsidRPr="00AC41D8">
        <w:rPr>
          <w:rFonts w:ascii="Symbol" w:hAnsi="Symbol"/>
        </w:rPr>
        <w:t></w:t>
      </w:r>
      <w:r w:rsidRPr="00AC41D8">
        <w:t>AIC = -</w:t>
      </w:r>
      <w:r>
        <w:t>2</w:t>
      </w:r>
      <w:r w:rsidRPr="00AC41D8">
        <w:t xml:space="preserve">).  </w:t>
      </w:r>
      <w:r w:rsidR="00795425">
        <w:t xml:space="preserve">Among Juvenile bats (n= 1051), location, date, quarter, mass, forearm length, and mass:forearm length ratio were significant predictors of seropositivity (GLM: p&lt;0.05, AIC=1128.4, </w:t>
      </w:r>
      <w:r w:rsidR="00795425">
        <w:rPr>
          <w:rFonts w:ascii="Symbol" w:hAnsi="Symbol"/>
        </w:rPr>
        <w:t></w:t>
      </w:r>
      <w:r w:rsidR="00795425">
        <w:t>AIC = -2.7).  Month was not significant and was removed from this model, however, when month replaces quarter, it becomes significant with a slightly higher AIC (</w:t>
      </w:r>
      <w:r w:rsidR="00034C2B">
        <w:t>1129.1), suggesting that month of sampling is also a significant determinant of serostatus</w:t>
      </w:r>
      <w:r w:rsidR="00DE4DE3">
        <w:t>, though not as significant as quarter</w:t>
      </w:r>
      <w:r w:rsidR="00034C2B">
        <w:t xml:space="preserve">.  </w:t>
      </w:r>
      <w:r w:rsidRPr="00AC41D8">
        <w:t>Among adult female bats</w:t>
      </w:r>
      <w:r w:rsidR="004A127F">
        <w:t xml:space="preserve"> </w:t>
      </w:r>
      <w:r w:rsidR="00397E4E">
        <w:t>(n=753</w:t>
      </w:r>
      <w:r w:rsidR="004A127F">
        <w:t>)</w:t>
      </w:r>
      <w:r w:rsidRPr="00AC41D8">
        <w:t xml:space="preserve">, </w:t>
      </w:r>
      <w:r w:rsidR="00522801">
        <w:t>c</w:t>
      </w:r>
      <w:r>
        <w:t xml:space="preserve">arrying a pup and body mass were significant predictors of seropositive status </w:t>
      </w:r>
      <w:r w:rsidR="00466C63">
        <w:t xml:space="preserve">in the selected model </w:t>
      </w:r>
      <w:r>
        <w:t xml:space="preserve">(GLM: p&lt;0.05, AIC = 862.1; </w:t>
      </w:r>
      <w:r>
        <w:rPr>
          <w:rFonts w:ascii="Symbol" w:hAnsi="Symbol"/>
        </w:rPr>
        <w:t></w:t>
      </w:r>
      <w:r>
        <w:t xml:space="preserve">AIC= -12.3).  </w:t>
      </w:r>
      <w:r w:rsidR="007F74BC">
        <w:t xml:space="preserve">Although </w:t>
      </w:r>
      <w:r>
        <w:t>lactation was not significant in this GLM, it is correlated with carrying a pup, and when “PupY</w:t>
      </w:r>
      <w:r w:rsidR="00522801">
        <w:t>” was removed from the model, lactation</w:t>
      </w:r>
      <w:r>
        <w:t xml:space="preserve"> became significant, and therefore, the overall state of lactation may be considered a significant predictor of seropositivity. Pregnancy was not a significant predictor of serostatus</w:t>
      </w:r>
      <w:r w:rsidR="00522801">
        <w:t xml:space="preserve"> in this model</w:t>
      </w:r>
      <w:r>
        <w:t xml:space="preserve">. </w:t>
      </w:r>
    </w:p>
    <w:p w14:paraId="19297F08" w14:textId="2BFB4E12" w:rsidR="001D5E5E" w:rsidRPr="001D5E5E" w:rsidRDefault="001D5E5E" w:rsidP="001D5E5E">
      <w:r>
        <w:t>Adult m</w:t>
      </w:r>
      <w:r w:rsidRPr="00CC2DBC">
        <w:t>ales (n=1320) were more likely than adult females (n=753) to</w:t>
      </w:r>
      <w:r>
        <w:t xml:space="preserve"> have NiV </w:t>
      </w:r>
      <w:r w:rsidRPr="00AC41D8">
        <w:t xml:space="preserve">antibodies (56.7% vs 45.4%; </w:t>
      </w:r>
      <w:r w:rsidRPr="00AC41D8">
        <w:rPr>
          <w:rFonts w:ascii="Symbol" w:hAnsi="Symbol"/>
        </w:rPr>
        <w:t></w:t>
      </w:r>
      <w:r w:rsidRPr="00AC41D8">
        <w:rPr>
          <w:vertAlign w:val="superscript"/>
        </w:rPr>
        <w:t>2</w:t>
      </w:r>
      <w:r w:rsidRPr="00AC41D8">
        <w:t xml:space="preserve">= 23.88 p&lt;.001) whereas there was no sex-based difference in seroprevalence among juvenile bats (F:24.9% (n=477) vs M:27.8% (n=546) </w:t>
      </w:r>
      <w:r w:rsidRPr="00AC41D8">
        <w:rPr>
          <w:rFonts w:ascii="Symbol" w:hAnsi="Symbol"/>
        </w:rPr>
        <w:t></w:t>
      </w:r>
      <w:r w:rsidRPr="00AC41D8">
        <w:rPr>
          <w:vertAlign w:val="superscript"/>
        </w:rPr>
        <w:t>2</w:t>
      </w:r>
      <w:r w:rsidRPr="00AC41D8">
        <w:t xml:space="preserve"> = 0.94 p=0.33). </w:t>
      </w:r>
      <w:r>
        <w:t xml:space="preserve"> Adult bats had a higher seroprevalence than juvenile bats (52.6% v 26.4%, </w:t>
      </w:r>
      <w:r w:rsidRPr="00AC41D8">
        <w:rPr>
          <w:rFonts w:ascii="Symbol" w:hAnsi="Symbol"/>
        </w:rPr>
        <w:t></w:t>
      </w:r>
      <w:r w:rsidRPr="00AC41D8">
        <w:rPr>
          <w:vertAlign w:val="superscript"/>
        </w:rPr>
        <w:t>2</w:t>
      </w:r>
      <w:r>
        <w:t xml:space="preserve"> = 188.9 p&lt;.001).  </w:t>
      </w:r>
    </w:p>
    <w:p w14:paraId="5B846802" w14:textId="78E1FEB2" w:rsidR="00AB7315" w:rsidRPr="003A48FD" w:rsidRDefault="003A48FD" w:rsidP="00CC2DBC">
      <w:pPr>
        <w:spacing w:after="0"/>
        <w:rPr>
          <w:i/>
        </w:rPr>
      </w:pPr>
      <w:r w:rsidRPr="003A48FD">
        <w:rPr>
          <w:i/>
        </w:rPr>
        <w:t xml:space="preserve">Annual </w:t>
      </w:r>
      <w:r>
        <w:rPr>
          <w:i/>
        </w:rPr>
        <w:t xml:space="preserve">Nipah virus </w:t>
      </w:r>
      <w:r w:rsidRPr="003A48FD">
        <w:rPr>
          <w:i/>
        </w:rPr>
        <w:t>serodynamics</w:t>
      </w:r>
      <w:r w:rsidR="007000ED">
        <w:rPr>
          <w:i/>
        </w:rPr>
        <w:t xml:space="preserve"> in Faridpur </w:t>
      </w:r>
      <w:r w:rsidR="007000ED" w:rsidRPr="007000ED">
        <w:t>P. giganteus</w:t>
      </w:r>
    </w:p>
    <w:p w14:paraId="2DE45117" w14:textId="0BFD7CB8" w:rsidR="00CC2DBC" w:rsidRDefault="007000ED" w:rsidP="00CC2DBC">
      <w:pPr>
        <w:spacing w:after="0"/>
      </w:pPr>
      <w:r>
        <w:t xml:space="preserve">There were significant changes in adult and juvenile seroprevalence over the study period.  Adult seroprevalence </w:t>
      </w:r>
      <w:r w:rsidRPr="00DB047B">
        <w:t>ranged from 20% (95% CI: 15%-25%) to 82%</w:t>
      </w:r>
      <w:r w:rsidR="00CC2DBC">
        <w:t xml:space="preserve"> </w:t>
      </w:r>
      <w:r w:rsidRPr="00DB047B">
        <w:t>(95% CI: 77%-87%)</w:t>
      </w:r>
      <w:r>
        <w:t>.  Juvenile seroprevalence ranged from approximately 0% to 44</w:t>
      </w:r>
      <w:r w:rsidRPr="008211DE">
        <w:t>% (95%CI 37%-51%).</w:t>
      </w:r>
      <w:r>
        <w:t xml:space="preserve"> A </w:t>
      </w:r>
      <w:r w:rsidR="00F33A77">
        <w:t xml:space="preserve">parameterized </w:t>
      </w:r>
      <w:r w:rsidR="004A738A">
        <w:t>S</w:t>
      </w:r>
      <w:r w:rsidR="007F74BC">
        <w:t>usceptible-Infected-Recovered (S</w:t>
      </w:r>
      <w:r w:rsidR="004A738A">
        <w:t>IR</w:t>
      </w:r>
      <w:r w:rsidR="007F74BC">
        <w:t>)</w:t>
      </w:r>
      <w:r w:rsidR="004A738A">
        <w:t xml:space="preserve"> model </w:t>
      </w:r>
      <w:r w:rsidR="005C0547">
        <w:t xml:space="preserve">based on </w:t>
      </w:r>
      <w:r w:rsidR="00466C63">
        <w:t xml:space="preserve">serological data from </w:t>
      </w:r>
      <w:r w:rsidR="005C0547">
        <w:t xml:space="preserve">the longitudinal study </w:t>
      </w:r>
      <w:r w:rsidR="001D5E5E">
        <w:t xml:space="preserve">in Faridpur </w:t>
      </w:r>
      <w:r w:rsidR="004A738A">
        <w:t xml:space="preserve">shows that </w:t>
      </w:r>
      <w:r w:rsidR="007A2AB8">
        <w:t xml:space="preserve">there are </w:t>
      </w:r>
      <w:r w:rsidR="003A48FD">
        <w:t xml:space="preserve">distinct </w:t>
      </w:r>
      <w:r w:rsidR="00466C63">
        <w:t xml:space="preserve">Nipah virus infection </w:t>
      </w:r>
      <w:r w:rsidR="007A2AB8">
        <w:t xml:space="preserve">trends in adults and juveniles.  The </w:t>
      </w:r>
      <w:r w:rsidR="008327CC">
        <w:t xml:space="preserve">juvenile </w:t>
      </w:r>
      <w:r w:rsidR="00815432">
        <w:t xml:space="preserve">infection </w:t>
      </w:r>
      <w:r w:rsidR="008327CC">
        <w:t xml:space="preserve">pattern </w:t>
      </w:r>
      <w:r w:rsidR="008327CC">
        <w:lastRenderedPageBreak/>
        <w:t xml:space="preserve">appears to be seasonal, with oscillations </w:t>
      </w:r>
      <w:r w:rsidR="00815432">
        <w:t xml:space="preserve">in seroprevalence </w:t>
      </w:r>
      <w:r w:rsidR="000C3FEA">
        <w:t xml:space="preserve">that </w:t>
      </w:r>
      <w:r w:rsidR="004A738A">
        <w:t>peak</w:t>
      </w:r>
      <w:r w:rsidR="00AB7315">
        <w:t xml:space="preserve"> </w:t>
      </w:r>
      <w:r w:rsidR="000C3FEA">
        <w:t xml:space="preserve">in </w:t>
      </w:r>
      <w:r w:rsidR="005C0547">
        <w:t xml:space="preserve">approximately </w:t>
      </w:r>
      <w:r w:rsidR="004A738A">
        <w:t>June</w:t>
      </w:r>
      <w:r w:rsidR="005C0547">
        <w:t xml:space="preserve"> or </w:t>
      </w:r>
      <w:r w:rsidR="00AB7315">
        <w:t>July each year</w:t>
      </w:r>
      <w:r w:rsidR="000C3FEA">
        <w:t xml:space="preserve"> for the first </w:t>
      </w:r>
      <w:r w:rsidR="007F74BC">
        <w:t xml:space="preserve">four </w:t>
      </w:r>
      <w:r w:rsidR="000C3FEA">
        <w:t>years</w:t>
      </w:r>
      <w:r w:rsidR="00815432">
        <w:t xml:space="preserve">, </w:t>
      </w:r>
      <w:r w:rsidR="000C3FEA">
        <w:t xml:space="preserve">and </w:t>
      </w:r>
      <w:r w:rsidR="00815432">
        <w:t xml:space="preserve">which </w:t>
      </w:r>
      <w:r w:rsidR="000C3FEA">
        <w:t xml:space="preserve">then convert </w:t>
      </w:r>
      <w:r w:rsidR="00815432">
        <w:t xml:space="preserve">to a bi-annual frequency </w:t>
      </w:r>
      <w:r w:rsidR="004A738A">
        <w:t>(</w:t>
      </w:r>
      <w:r w:rsidR="004A738A" w:rsidRPr="007A2AB8">
        <w:rPr>
          <w:b/>
        </w:rPr>
        <w:t>Fig</w:t>
      </w:r>
      <w:r w:rsidR="003F2682">
        <w:rPr>
          <w:b/>
        </w:rPr>
        <w:t>ure</w:t>
      </w:r>
      <w:r w:rsidR="004A738A" w:rsidRPr="007A2AB8">
        <w:rPr>
          <w:b/>
        </w:rPr>
        <w:t xml:space="preserve"> </w:t>
      </w:r>
      <w:r w:rsidR="007A2AB8">
        <w:rPr>
          <w:b/>
        </w:rPr>
        <w:t>3</w:t>
      </w:r>
      <w:r w:rsidR="004A738A">
        <w:t>)</w:t>
      </w:r>
      <w:r w:rsidR="00AB7315">
        <w:t>.</w:t>
      </w:r>
      <w:r w:rsidR="00C16367">
        <w:t xml:space="preserve">  Adult seroprevalence</w:t>
      </w:r>
      <w:r w:rsidR="008327CC">
        <w:t xml:space="preserve"> did </w:t>
      </w:r>
      <w:r w:rsidR="004A738A">
        <w:t>n</w:t>
      </w:r>
      <w:r w:rsidR="008327CC">
        <w:t>ot appear to ha</w:t>
      </w:r>
      <w:r w:rsidR="00815432">
        <w:t>ve a seasonal or annual pattern.  I</w:t>
      </w:r>
      <w:r w:rsidR="008327CC">
        <w:t>t</w:t>
      </w:r>
      <w:r w:rsidR="00C16367">
        <w:t xml:space="preserve"> generally decline</w:t>
      </w:r>
      <w:r w:rsidR="00F33A77">
        <w:t>d</w:t>
      </w:r>
      <w:r w:rsidR="00C16367">
        <w:t xml:space="preserve"> over the course of the study</w:t>
      </w:r>
      <w:r w:rsidR="008327CC">
        <w:t xml:space="preserve">.  </w:t>
      </w:r>
      <w:r w:rsidR="004A738A">
        <w:t xml:space="preserve">At </w:t>
      </w:r>
      <w:r w:rsidR="00F33A77">
        <w:t xml:space="preserve">various times </w:t>
      </w:r>
      <w:r w:rsidR="004A738A">
        <w:t xml:space="preserve">within the study period, </w:t>
      </w:r>
      <w:r w:rsidR="008327CC">
        <w:t>there are troughs followed by spikes</w:t>
      </w:r>
      <w:r w:rsidR="00C16367">
        <w:t xml:space="preserve"> (eg. Sep</w:t>
      </w:r>
      <w:r w:rsidR="008327CC">
        <w:t>tember 2009-Sept 2010</w:t>
      </w:r>
      <w:r w:rsidR="00C16367">
        <w:t>)</w:t>
      </w:r>
      <w:r w:rsidR="004A738A">
        <w:t xml:space="preserve">, which </w:t>
      </w:r>
      <w:r w:rsidR="00815432">
        <w:t xml:space="preserve">may indicate </w:t>
      </w:r>
      <w:r w:rsidR="004A738A">
        <w:t>that a viral outbreak occurred within the adult population</w:t>
      </w:r>
      <w:r w:rsidR="00C16367">
        <w:t>.</w:t>
      </w:r>
      <w:r w:rsidR="005C0547">
        <w:t xml:space="preserve">  </w:t>
      </w:r>
      <w:r w:rsidR="00815432">
        <w:t xml:space="preserve">In some cases we detected Nipah virus </w:t>
      </w:r>
      <w:r w:rsidR="005C0547">
        <w:t>(e.g. May 2009</w:t>
      </w:r>
      <w:r>
        <w:t xml:space="preserve">, </w:t>
      </w:r>
      <w:r w:rsidRPr="007000ED">
        <w:rPr>
          <w:b/>
        </w:rPr>
        <w:t>Table 1</w:t>
      </w:r>
      <w:r w:rsidR="005C0547">
        <w:t xml:space="preserve">) </w:t>
      </w:r>
      <w:r w:rsidR="0056019A">
        <w:t xml:space="preserve">preceding </w:t>
      </w:r>
      <w:r w:rsidR="005C0547">
        <w:t>a peak in adult and juvenile seroprevalence</w:t>
      </w:r>
      <w:r w:rsidR="003A5C89">
        <w:t xml:space="preserve">. </w:t>
      </w:r>
      <w:r w:rsidR="005C0547">
        <w:t xml:space="preserve"> </w:t>
      </w:r>
      <w:r>
        <w:t xml:space="preserve">Roost count data </w:t>
      </w:r>
      <w:r w:rsidR="000C7BF3">
        <w:t xml:space="preserve">from several roosts within the roost complex </w:t>
      </w:r>
      <w:r>
        <w:t xml:space="preserve">showed a generally </w:t>
      </w:r>
      <w:r w:rsidR="000C7BF3">
        <w:t>declining</w:t>
      </w:r>
      <w:r>
        <w:t xml:space="preserve"> </w:t>
      </w:r>
      <w:r w:rsidR="000C7BF3">
        <w:t xml:space="preserve">population </w:t>
      </w:r>
      <w:r>
        <w:t>over the course of the study (</w:t>
      </w:r>
      <w:r w:rsidRPr="003F2682">
        <w:rPr>
          <w:b/>
        </w:rPr>
        <w:t>Figure 3</w:t>
      </w:r>
      <w:r>
        <w:t>).</w:t>
      </w:r>
    </w:p>
    <w:p w14:paraId="0D35A135" w14:textId="2B079A2D" w:rsidR="00C1521B" w:rsidRDefault="007000ED" w:rsidP="00CC2DBC">
      <w:pPr>
        <w:spacing w:after="0"/>
      </w:pPr>
      <w:r>
        <w:t xml:space="preserve">  </w:t>
      </w:r>
    </w:p>
    <w:p w14:paraId="10BDEA81" w14:textId="642EED0E" w:rsidR="00EA4767" w:rsidRPr="00192A76" w:rsidRDefault="00CE373A" w:rsidP="00CC2DBC">
      <w:pPr>
        <w:spacing w:after="0"/>
        <w:rPr>
          <w:i/>
        </w:rPr>
      </w:pPr>
      <w:r w:rsidRPr="00192A76">
        <w:rPr>
          <w:i/>
        </w:rPr>
        <w:t xml:space="preserve">Nipah virus </w:t>
      </w:r>
      <w:r w:rsidR="003F2682">
        <w:rPr>
          <w:i/>
        </w:rPr>
        <w:t xml:space="preserve">RNA detection </w:t>
      </w:r>
      <w:r w:rsidR="00192A76" w:rsidRPr="00192A76">
        <w:rPr>
          <w:i/>
        </w:rPr>
        <w:t xml:space="preserve">and </w:t>
      </w:r>
      <w:r w:rsidR="008D1E80">
        <w:rPr>
          <w:i/>
        </w:rPr>
        <w:t>phylogenetic analysis.</w:t>
      </w:r>
    </w:p>
    <w:p w14:paraId="7B8531D3" w14:textId="763CDABF" w:rsidR="00040C7F" w:rsidRDefault="00BC5124" w:rsidP="00CC2DBC">
      <w:pPr>
        <w:spacing w:after="0"/>
      </w:pPr>
      <w:r w:rsidRPr="00BC5124">
        <w:rPr>
          <w:b/>
        </w:rPr>
        <w:t>Table 1</w:t>
      </w:r>
      <w:r>
        <w:t xml:space="preserve"> shows the </w:t>
      </w:r>
      <w:r w:rsidR="0056019A">
        <w:t xml:space="preserve">viral </w:t>
      </w:r>
      <w:r>
        <w:t xml:space="preserve">prevalence from each sample period and the individual bats from which NiV RNA was detected as well as detection in pooled urine samples.  </w:t>
      </w:r>
      <w:r w:rsidR="00AB7315">
        <w:t xml:space="preserve">We detected Nipah virus </w:t>
      </w:r>
      <w:r w:rsidR="009261E9">
        <w:t>RNA in 11 bats</w:t>
      </w:r>
      <w:r w:rsidR="00F85B40">
        <w:t>, 3 pooled throat samples</w:t>
      </w:r>
      <w:r w:rsidR="00E72057">
        <w:t xml:space="preserve"> and </w:t>
      </w:r>
      <w:r w:rsidR="00F85B40" w:rsidRPr="00F85B40">
        <w:t>21</w:t>
      </w:r>
      <w:r w:rsidR="00E72057">
        <w:t xml:space="preserve"> pooled urine samples.  </w:t>
      </w:r>
      <w:r w:rsidR="003F2682">
        <w:t>Among individual bats, d</w:t>
      </w:r>
      <w:r w:rsidR="00D63FD5">
        <w:t xml:space="preserve">etections were made in oropharyngeal, urine, and rectal sample types. </w:t>
      </w:r>
      <w:r w:rsidR="00DB6EF5">
        <w:t xml:space="preserve"> </w:t>
      </w:r>
      <w:r w:rsidR="00766F0F">
        <w:t>W</w:t>
      </w:r>
      <w:r w:rsidR="00DB6EF5">
        <w:t>e considered detection of NiV RNA in a</w:t>
      </w:r>
      <w:r w:rsidR="003F2682">
        <w:t>ny</w:t>
      </w:r>
      <w:r w:rsidR="00DB6EF5">
        <w:t xml:space="preserve"> single sample type from a bat </w:t>
      </w:r>
      <w:r w:rsidR="003F2682">
        <w:t xml:space="preserve">as </w:t>
      </w:r>
      <w:r w:rsidR="00DB6EF5">
        <w:t xml:space="preserve">indicative of </w:t>
      </w:r>
      <w:r w:rsidR="003F2682">
        <w:t xml:space="preserve">infection and </w:t>
      </w:r>
      <w:r w:rsidR="00F85B40">
        <w:t>viral shedding</w:t>
      </w:r>
      <w:r w:rsidR="00DB6EF5">
        <w:t xml:space="preserve">.  </w:t>
      </w:r>
      <w:r w:rsidR="009261E9">
        <w:t>Detection rates by sample type were:  oropharyngeal swab 3% (n=2088); urine</w:t>
      </w:r>
      <w:r w:rsidR="003F2682">
        <w:t>/urogenital</w:t>
      </w:r>
      <w:r w:rsidR="009261E9">
        <w:t xml:space="preserve"> swab = 4% (n=2126); and rectal swab</w:t>
      </w:r>
      <w:r w:rsidR="00D63FD5">
        <w:t xml:space="preserve"> = 1.3% (n=79).  </w:t>
      </w:r>
      <w:r w:rsidR="009261E9">
        <w:t xml:space="preserve"> </w:t>
      </w:r>
      <w:r w:rsidR="00D63FD5">
        <w:t>NiV d</w:t>
      </w:r>
      <w:r w:rsidR="00040C7F">
        <w:t xml:space="preserve">etection occurred in months </w:t>
      </w:r>
      <w:r w:rsidR="00D63FD5">
        <w:t xml:space="preserve">both </w:t>
      </w:r>
      <w:r w:rsidR="00040C7F">
        <w:t>during and outside of the human Nipah virus encephalitis season</w:t>
      </w:r>
      <w:r w:rsidR="00125631">
        <w:t>, including June</w:t>
      </w:r>
      <w:r w:rsidR="00D63FD5">
        <w:t xml:space="preserve">, July, and August, </w:t>
      </w:r>
      <w:r w:rsidR="003F2682">
        <w:t xml:space="preserve">suggesting </w:t>
      </w:r>
      <w:r w:rsidR="00D63FD5">
        <w:t>that bats are capable of shedding virus (or viral RNA</w:t>
      </w:r>
      <w:commentRangeStart w:id="0"/>
      <w:r w:rsidR="00D63FD5">
        <w:t>) throughout the year</w:t>
      </w:r>
      <w:r w:rsidR="00F40351">
        <w:t xml:space="preserve">.  </w:t>
      </w:r>
      <w:commentRangeEnd w:id="0"/>
      <w:r w:rsidR="000E3927">
        <w:rPr>
          <w:rStyle w:val="CommentReference"/>
        </w:rPr>
        <w:commentReference w:id="0"/>
      </w:r>
      <w:r w:rsidR="00F40351">
        <w:t xml:space="preserve"> NiV sequences were obtained from </w:t>
      </w:r>
      <w:r w:rsidR="00F85B40">
        <w:t xml:space="preserve">bats </w:t>
      </w:r>
      <w:r w:rsidR="00F40351">
        <w:t>within the Nipah Belt</w:t>
      </w:r>
      <w:r w:rsidR="00446BF9">
        <w:t xml:space="preserve"> with the exception of </w:t>
      </w:r>
      <w:r w:rsidR="00F40351">
        <w:t>Comilla</w:t>
      </w:r>
      <w:r>
        <w:t>.</w:t>
      </w:r>
      <w:r w:rsidR="00F40351">
        <w:t xml:space="preserve"> </w:t>
      </w:r>
      <w:r>
        <w:t xml:space="preserve"> </w:t>
      </w:r>
      <w:r w:rsidR="0058239D">
        <w:t xml:space="preserve">  </w:t>
      </w:r>
      <w:r w:rsidR="00040C7F">
        <w:t xml:space="preserve">  </w:t>
      </w:r>
    </w:p>
    <w:p w14:paraId="5C1EED07" w14:textId="77777777" w:rsidR="00CC2DBC" w:rsidRDefault="00CC2DBC" w:rsidP="00CC2DBC">
      <w:pPr>
        <w:spacing w:after="0"/>
      </w:pPr>
    </w:p>
    <w:p w14:paraId="11AC7B1B" w14:textId="1F24F1F0" w:rsidR="00CC05D4" w:rsidRPr="00483D03" w:rsidRDefault="00CC05D4" w:rsidP="00CC05D4">
      <w:r>
        <w:t xml:space="preserve">Phylogenetic analysis </w:t>
      </w:r>
      <w:r w:rsidR="00DB271E">
        <w:t xml:space="preserve">of bat, human, and pig NiV sequences from </w:t>
      </w:r>
      <w:r w:rsidR="000D3303">
        <w:t xml:space="preserve">a 224nt section </w:t>
      </w:r>
      <w:r w:rsidR="00446BF9">
        <w:t xml:space="preserve">of </w:t>
      </w:r>
      <w:r w:rsidR="0058239D">
        <w:t xml:space="preserve">the N gene </w:t>
      </w:r>
      <w:r w:rsidR="007662E5">
        <w:t>(nt position 1290-1509</w:t>
      </w:r>
      <w:r w:rsidR="009E2E28">
        <w:t xml:space="preserve"> [position ref</w:t>
      </w:r>
      <w:r w:rsidR="009E2E28" w:rsidRPr="009E2E28">
        <w:t xml:space="preserve"> </w:t>
      </w:r>
      <w:hyperlink r:id="rId10" w:tgtFrame="lnkE78W7PTN01R" w:tooltip="Show report for gb|FJ513078.1|" w:history="1">
        <w:r w:rsidR="009E2E28">
          <w:rPr>
            <w:rStyle w:val="Hyperlink"/>
            <w:rFonts w:ascii="Arial" w:hAnsi="Arial" w:cs="Arial"/>
            <w:color w:val="664E99"/>
            <w:sz w:val="20"/>
            <w:szCs w:val="20"/>
            <w:shd w:val="clear" w:color="auto" w:fill="FFFFFF"/>
          </w:rPr>
          <w:t>gb|FJ513078.1|</w:t>
        </w:r>
      </w:hyperlink>
      <w:r w:rsidR="009E2E28">
        <w:t xml:space="preserve"> India]</w:t>
      </w:r>
      <w:r w:rsidR="007662E5">
        <w:t xml:space="preserve">) </w:t>
      </w:r>
      <w:r w:rsidR="003B6574">
        <w:t xml:space="preserve">supports the findings from </w:t>
      </w:r>
      <w:r w:rsidR="003B6574">
        <w:fldChar w:fldCharType="begin">
          <w:fldData xml:space="preserve">PEVuZE5vdGU+PENpdGU+PEF1dGhvcj5MbzwvQXV0aG9yPjxZZWFyPjIwMTI8L1llYXI+PFJlY051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</w:fldData>
        </w:fldChar>
      </w:r>
      <w:r w:rsidR="00CE607D">
        <w:instrText xml:space="preserve"> ADDIN EN.CITE </w:instrText>
      </w:r>
      <w:r w:rsidR="00CE607D">
        <w:fldChar w:fldCharType="begin">
          <w:fldData xml:space="preserve">PEVuZE5vdGU+PENpdGU+PEF1dGhvcj5MbzwvQXV0aG9yPjxZZWFyPjIwMTI8L1llYXI+PFJlY051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</w:fldData>
        </w:fldChar>
      </w:r>
      <w:r w:rsidR="00CE607D">
        <w:instrText xml:space="preserve"> ADDIN EN.CITE.DATA </w:instrText>
      </w:r>
      <w:r w:rsidR="00CE607D">
        <w:fldChar w:fldCharType="end"/>
      </w:r>
      <w:r w:rsidR="003B6574">
        <w:fldChar w:fldCharType="separate"/>
      </w:r>
      <w:r w:rsidR="00CE607D">
        <w:rPr>
          <w:noProof/>
        </w:rPr>
        <w:t>(</w:t>
      </w:r>
      <w:hyperlink w:anchor="_ENREF_43" w:tooltip="Lo, 2012 #1126" w:history="1">
        <w:r w:rsidR="00026D55">
          <w:rPr>
            <w:noProof/>
          </w:rPr>
          <w:t>43</w:t>
        </w:r>
      </w:hyperlink>
      <w:r w:rsidR="00CE607D">
        <w:rPr>
          <w:noProof/>
        </w:rPr>
        <w:t>)</w:t>
      </w:r>
      <w:r w:rsidR="003B6574">
        <w:fldChar w:fldCharType="end"/>
      </w:r>
      <w:r w:rsidR="003B6574">
        <w:t xml:space="preserve"> </w:t>
      </w:r>
      <w:r>
        <w:t xml:space="preserve">that NiV </w:t>
      </w:r>
      <w:r w:rsidR="00446BF9">
        <w:t>forms two groups:</w:t>
      </w:r>
      <w:r>
        <w:t xml:space="preserve"> sequences from Bangladesh an</w:t>
      </w:r>
      <w:r w:rsidR="00446BF9">
        <w:t>d India (group I) cluster</w:t>
      </w:r>
      <w:r>
        <w:t xml:space="preserve"> separately </w:t>
      </w:r>
      <w:r w:rsidR="000D3303">
        <w:t>from those sequences from</w:t>
      </w:r>
      <w:r>
        <w:t xml:space="preserve"> Malaysia </w:t>
      </w:r>
      <w:r w:rsidR="00446BF9">
        <w:t xml:space="preserve">and Thailand </w:t>
      </w:r>
      <w:r>
        <w:t>(group II) (</w:t>
      </w:r>
      <w:r w:rsidR="00CC2DBC">
        <w:rPr>
          <w:b/>
        </w:rPr>
        <w:t>Figure 4A</w:t>
      </w:r>
      <w:r>
        <w:t>).</w:t>
      </w:r>
      <w:r w:rsidR="003B6574">
        <w:t xml:space="preserve"> </w:t>
      </w:r>
      <w:r>
        <w:t xml:space="preserve">  NiV sequences from </w:t>
      </w:r>
      <w:r w:rsidR="007662E5">
        <w:t xml:space="preserve">bats in </w:t>
      </w:r>
      <w:r>
        <w:t>Thailand (</w:t>
      </w:r>
      <w:r w:rsidRPr="001C7ABE">
        <w:rPr>
          <w:i/>
        </w:rPr>
        <w:t>Pteropus lylei</w:t>
      </w:r>
      <w:r>
        <w:t xml:space="preserve">) </w:t>
      </w:r>
      <w:r w:rsidR="00DB271E">
        <w:t xml:space="preserve">fell </w:t>
      </w:r>
      <w:r>
        <w:t>within both groups</w:t>
      </w:r>
      <w:r w:rsidR="00F40351">
        <w:t xml:space="preserve">, </w:t>
      </w:r>
      <w:r w:rsidR="00446BF9">
        <w:t xml:space="preserve">indicating </w:t>
      </w:r>
      <w:r w:rsidR="00F40351">
        <w:t>a broad diversity of sequences within this species</w:t>
      </w:r>
      <w:r>
        <w:t xml:space="preserve">.  </w:t>
      </w:r>
      <w:r w:rsidR="00446BF9">
        <w:t xml:space="preserve">Analysis of </w:t>
      </w:r>
      <w:r w:rsidR="00F85B40">
        <w:t>complete</w:t>
      </w:r>
      <w:r w:rsidR="005E3832">
        <w:t xml:space="preserve"> N gene sequences </w:t>
      </w:r>
      <w:r w:rsidR="00DB271E">
        <w:t xml:space="preserve">(1655nt) </w:t>
      </w:r>
      <w:r w:rsidR="005E3832">
        <w:t xml:space="preserve">from bats, pigs, and humans, including </w:t>
      </w:r>
      <w:r w:rsidR="00F40351">
        <w:t xml:space="preserve">N gene </w:t>
      </w:r>
      <w:r w:rsidR="005E3832">
        <w:t>sequence</w:t>
      </w:r>
      <w:r w:rsidR="007662E5">
        <w:t>s</w:t>
      </w:r>
      <w:r w:rsidR="005E3832">
        <w:t xml:space="preserve"> </w:t>
      </w:r>
      <w:r w:rsidR="00F40351">
        <w:t xml:space="preserve">obtained </w:t>
      </w:r>
      <w:r w:rsidR="007662E5">
        <w:t xml:space="preserve">from </w:t>
      </w:r>
      <w:r w:rsidR="005E3832">
        <w:rPr>
          <w:i/>
        </w:rPr>
        <w:t>P. giganteus</w:t>
      </w:r>
      <w:r w:rsidR="00080EFD">
        <w:rPr>
          <w:i/>
        </w:rPr>
        <w:t xml:space="preserve"> </w:t>
      </w:r>
      <w:r w:rsidR="00080EFD">
        <w:t>in this study</w:t>
      </w:r>
      <w:r w:rsidR="005E3832">
        <w:t xml:space="preserve">, </w:t>
      </w:r>
      <w:r w:rsidR="00446BF9">
        <w:t xml:space="preserve">showed </w:t>
      </w:r>
      <w:r w:rsidR="00DB271E">
        <w:t xml:space="preserve">a similar relationship </w:t>
      </w:r>
      <w:r w:rsidR="00080EFD">
        <w:t>as seen with the 224nt sequences (</w:t>
      </w:r>
      <w:r w:rsidR="00080EFD" w:rsidRPr="00F85B40">
        <w:rPr>
          <w:highlight w:val="yellow"/>
        </w:rPr>
        <w:t>Suppl. Data, Fig X</w:t>
      </w:r>
      <w:r w:rsidR="00483D03">
        <w:t>a</w:t>
      </w:r>
      <w:r w:rsidR="00080EFD">
        <w:t xml:space="preserve">).  </w:t>
      </w:r>
      <w:r w:rsidR="005E3832">
        <w:t xml:space="preserve"> </w:t>
      </w:r>
      <w:r w:rsidR="00396A12">
        <w:t xml:space="preserve">Eleven </w:t>
      </w:r>
      <w:r w:rsidR="00F331C9">
        <w:t xml:space="preserve">of </w:t>
      </w:r>
      <w:r w:rsidR="00396A12">
        <w:t xml:space="preserve">19 </w:t>
      </w:r>
      <w:r w:rsidR="00DB271E">
        <w:t xml:space="preserve">224nt </w:t>
      </w:r>
      <w:r w:rsidR="00410A65">
        <w:t xml:space="preserve">N gene </w:t>
      </w:r>
      <w:r w:rsidR="00DB271E">
        <w:t xml:space="preserve">sequences </w:t>
      </w:r>
      <w:r w:rsidR="00F331C9">
        <w:t xml:space="preserve">obtained </w:t>
      </w:r>
      <w:r w:rsidR="00DB271E">
        <w:t xml:space="preserve">from bats </w:t>
      </w:r>
      <w:r w:rsidR="00410A65">
        <w:t>between 2006 and 201</w:t>
      </w:r>
      <w:r w:rsidR="00483D03">
        <w:t>2</w:t>
      </w:r>
      <w:r w:rsidR="00410A65">
        <w:t xml:space="preserve"> </w:t>
      </w:r>
      <w:r w:rsidR="00483D03">
        <w:t xml:space="preserve">(all from the same population) </w:t>
      </w:r>
      <w:r w:rsidR="00A937E6">
        <w:t>were identical</w:t>
      </w:r>
      <w:r w:rsidR="00410A65">
        <w:t>.  Overall</w:t>
      </w:r>
      <w:r w:rsidR="00DB271E">
        <w:t xml:space="preserve">, </w:t>
      </w:r>
      <w:r w:rsidR="001547B5">
        <w:t xml:space="preserve">the N gene </w:t>
      </w:r>
      <w:r w:rsidR="00396A12">
        <w:t xml:space="preserve">sequences identified from </w:t>
      </w:r>
      <w:r w:rsidR="00410A65">
        <w:t xml:space="preserve">the Faridpur </w:t>
      </w:r>
      <w:r w:rsidR="00396A12">
        <w:t xml:space="preserve">population </w:t>
      </w:r>
      <w:r w:rsidR="00410A65">
        <w:t>(</w:t>
      </w:r>
      <w:r w:rsidR="001547B5">
        <w:t>w</w:t>
      </w:r>
      <w:r w:rsidR="00410A65">
        <w:t xml:space="preserve">hich includes Rajbari and Bhanga) </w:t>
      </w:r>
      <w:r w:rsidR="001547B5">
        <w:t xml:space="preserve">between 2006 and 2011 </w:t>
      </w:r>
      <w:r w:rsidR="00396A12">
        <w:t xml:space="preserve">had </w:t>
      </w:r>
      <w:r w:rsidR="001547B5">
        <w:t>98.21</w:t>
      </w:r>
      <w:r w:rsidR="00A937E6">
        <w:t xml:space="preserve">%-100% </w:t>
      </w:r>
      <w:r w:rsidR="00396A12">
        <w:t>nucleotide homology</w:t>
      </w:r>
      <w:r w:rsidR="00410A65">
        <w:t xml:space="preserve">, showing </w:t>
      </w:r>
      <w:r w:rsidR="00483D03">
        <w:t xml:space="preserve">relative </w:t>
      </w:r>
      <w:r w:rsidR="00410A65">
        <w:t xml:space="preserve">stability over a </w:t>
      </w:r>
      <w:r w:rsidR="009F24B8">
        <w:t>five-</w:t>
      </w:r>
      <w:r w:rsidR="00410A65">
        <w:t xml:space="preserve">year period within this </w:t>
      </w:r>
      <w:r w:rsidR="00BE0258">
        <w:t>gene region</w:t>
      </w:r>
      <w:r w:rsidR="00A937E6">
        <w:t xml:space="preserve">.  Sequences from Rajbari </w:t>
      </w:r>
      <w:r w:rsidR="00410A65">
        <w:t xml:space="preserve">district </w:t>
      </w:r>
      <w:r w:rsidR="00A937E6">
        <w:t>obtained in January 2006 and January 2011 had only a si</w:t>
      </w:r>
      <w:r w:rsidR="000E2D71">
        <w:t xml:space="preserve">ngle nucleotide difference – a </w:t>
      </w:r>
      <w:r w:rsidR="00D24311">
        <w:t xml:space="preserve">synonymous </w:t>
      </w:r>
      <w:r w:rsidR="000E2D71">
        <w:t>substitution (</w:t>
      </w:r>
      <w:r w:rsidR="00A937E6">
        <w:t>G to A</w:t>
      </w:r>
      <w:r w:rsidR="000E2D71">
        <w:t>)</w:t>
      </w:r>
      <w:r w:rsidR="00A937E6">
        <w:t xml:space="preserve"> </w:t>
      </w:r>
      <w:r w:rsidR="009E2E28">
        <w:t xml:space="preserve">at </w:t>
      </w:r>
      <w:r w:rsidR="000E2D71">
        <w:t xml:space="preserve">position </w:t>
      </w:r>
      <w:r w:rsidR="009E2E28">
        <w:t>13</w:t>
      </w:r>
      <w:r w:rsidR="000E2D71">
        <w:t>04, which was found in 4</w:t>
      </w:r>
      <w:r w:rsidR="009E2E28">
        <w:t xml:space="preserve"> other bat sequences from this study, </w:t>
      </w:r>
      <w:r w:rsidR="000E2D71">
        <w:t xml:space="preserve">as well as in the NiV isolate from </w:t>
      </w:r>
      <w:r w:rsidR="000E2D71">
        <w:rPr>
          <w:i/>
        </w:rPr>
        <w:t xml:space="preserve">P.vampyrus </w:t>
      </w:r>
      <w:r w:rsidR="000E2D71">
        <w:t>in Malaysia</w:t>
      </w:r>
      <w:r w:rsidR="009E2E28">
        <w:t>.</w:t>
      </w:r>
      <w:r w:rsidR="00080EFD">
        <w:t xml:space="preserve"> </w:t>
      </w:r>
      <w:r w:rsidR="00A3736D">
        <w:t xml:space="preserve">  </w:t>
      </w:r>
      <w:r w:rsidR="003B6574">
        <w:t xml:space="preserve">Additionally, analysis of available G and P gene sequences were also consistent with the relationships seen with the N gene </w:t>
      </w:r>
      <w:r w:rsidR="003B6574">
        <w:rPr>
          <w:highlight w:val="yellow"/>
        </w:rPr>
        <w:t>(</w:t>
      </w:r>
      <w:r w:rsidR="003B6574" w:rsidRPr="00CC2DBC">
        <w:rPr>
          <w:b/>
          <w:highlight w:val="yellow"/>
        </w:rPr>
        <w:t>Fig</w:t>
      </w:r>
      <w:r w:rsidR="00CC2DBC">
        <w:rPr>
          <w:b/>
          <w:highlight w:val="yellow"/>
        </w:rPr>
        <w:t>ure</w:t>
      </w:r>
      <w:r w:rsidR="00CC2DBC" w:rsidRPr="00CC2DBC">
        <w:rPr>
          <w:b/>
          <w:highlight w:val="yellow"/>
        </w:rPr>
        <w:t xml:space="preserve"> 4B</w:t>
      </w:r>
      <w:r w:rsidR="00CC2DBC">
        <w:rPr>
          <w:b/>
          <w:highlight w:val="yellow"/>
        </w:rPr>
        <w:t>-</w:t>
      </w:r>
      <w:r w:rsidR="00CC2DBC" w:rsidRPr="00CC2DBC">
        <w:rPr>
          <w:b/>
          <w:highlight w:val="yellow"/>
        </w:rPr>
        <w:t>C</w:t>
      </w:r>
      <w:r w:rsidR="003B6574" w:rsidRPr="00F85B40">
        <w:rPr>
          <w:highlight w:val="yellow"/>
        </w:rPr>
        <w:t>)</w:t>
      </w:r>
      <w:r w:rsidR="003B6574">
        <w:t xml:space="preserve"> and support our phylogenetic analysis of the shorter N gene sequence.  </w:t>
      </w:r>
      <w:r w:rsidR="00483D03">
        <w:t>H</w:t>
      </w:r>
      <w:r w:rsidR="0058239D">
        <w:t xml:space="preserve">uman NiV </w:t>
      </w:r>
      <w:r w:rsidR="00EE0CEC">
        <w:t xml:space="preserve">N </w:t>
      </w:r>
      <w:r w:rsidR="0058239D">
        <w:t xml:space="preserve">gene sequences </w:t>
      </w:r>
      <w:r w:rsidR="00EE0CEC">
        <w:t xml:space="preserve">collected from </w:t>
      </w:r>
      <w:r w:rsidR="009F24B8">
        <w:t xml:space="preserve">people in </w:t>
      </w:r>
      <w:r w:rsidR="00EE0CEC">
        <w:t xml:space="preserve">various locations within the Nipah Belt </w:t>
      </w:r>
      <w:r w:rsidR="00483D03">
        <w:t xml:space="preserve">over the same time period as our study show </w:t>
      </w:r>
      <w:r w:rsidR="00CD7D92">
        <w:t>more</w:t>
      </w:r>
      <w:r w:rsidR="00EE0CEC">
        <w:t xml:space="preserve"> </w:t>
      </w:r>
      <w:r w:rsidR="009F24B8">
        <w:t xml:space="preserve">nucleotide </w:t>
      </w:r>
      <w:r>
        <w:t xml:space="preserve">diversity </w:t>
      </w:r>
      <w:r w:rsidR="001D2283">
        <w:t xml:space="preserve">than </w:t>
      </w:r>
      <w:r w:rsidR="009F24B8">
        <w:t xml:space="preserve">those from </w:t>
      </w:r>
      <w:r w:rsidR="00EE0CEC">
        <w:t xml:space="preserve">the </w:t>
      </w:r>
      <w:r w:rsidR="009F24B8">
        <w:t xml:space="preserve">single </w:t>
      </w:r>
      <w:r w:rsidR="009F24B8" w:rsidRPr="001C7ABE">
        <w:rPr>
          <w:i/>
        </w:rPr>
        <w:t>P.giganteus</w:t>
      </w:r>
      <w:r w:rsidR="009F24B8">
        <w:rPr>
          <w:i/>
        </w:rPr>
        <w:t xml:space="preserve"> </w:t>
      </w:r>
      <w:r w:rsidR="00EE0CEC">
        <w:t>population</w:t>
      </w:r>
      <w:r w:rsidR="00D24311">
        <w:t>.</w:t>
      </w:r>
      <w:r w:rsidR="00483D03">
        <w:t xml:space="preserve">  By contrast, the sequences found in Comilla, a location 150Km to the east of the Faridpur population, showed 80.8%-82.59% homology to sequences from </w:t>
      </w:r>
      <w:r w:rsidR="00483D03">
        <w:rPr>
          <w:i/>
        </w:rPr>
        <w:t xml:space="preserve">P. giganteus </w:t>
      </w:r>
      <w:r w:rsidR="00BA2A90">
        <w:t>in Fari</w:t>
      </w:r>
      <w:r w:rsidR="00483D03">
        <w:t xml:space="preserve">dpur and clustered within the Malaysia group </w:t>
      </w:r>
      <w:r w:rsidR="00483D03">
        <w:lastRenderedPageBreak/>
        <w:t xml:space="preserve">of NiV sequences.  The two </w:t>
      </w:r>
      <w:r w:rsidR="0056019A">
        <w:t xml:space="preserve">Comilla </w:t>
      </w:r>
      <w:r w:rsidR="00483D03">
        <w:t xml:space="preserve">sequences were identical to each other, and had up to 87.95% homology to sequences in </w:t>
      </w:r>
      <w:r w:rsidR="00483D03">
        <w:rPr>
          <w:i/>
        </w:rPr>
        <w:t xml:space="preserve">P. lylei </w:t>
      </w:r>
      <w:r w:rsidR="00483D03" w:rsidRPr="00F65C04">
        <w:t>in Thailand.</w:t>
      </w:r>
      <w:r w:rsidR="00483D03">
        <w:t xml:space="preserve">  </w:t>
      </w:r>
      <w:r w:rsidR="00483D03">
        <w:rPr>
          <w:i/>
        </w:rPr>
        <w:t xml:space="preserve"> </w:t>
      </w:r>
    </w:p>
    <w:p w14:paraId="30BE603E" w14:textId="77777777" w:rsidR="005B5E9F" w:rsidRDefault="00AB6F9D" w:rsidP="005B5E9F">
      <w:pPr>
        <w:spacing w:after="0"/>
        <w:rPr>
          <w:i/>
        </w:rPr>
      </w:pPr>
      <w:r>
        <w:rPr>
          <w:i/>
        </w:rPr>
        <w:t>Bat movement ecology</w:t>
      </w:r>
    </w:p>
    <w:p w14:paraId="7AEEFD30" w14:textId="023B3A7B" w:rsidR="00B9409F" w:rsidRDefault="00A54E3D" w:rsidP="005B5E9F">
      <w:pPr>
        <w:spacing w:after="0"/>
      </w:pPr>
      <w:r>
        <w:t>Home range analysis of the s</w:t>
      </w:r>
      <w:r w:rsidR="00B9409F">
        <w:t>atellite telemetry data showed that bats tended to stay close to the roost site where they were collared</w:t>
      </w:r>
      <w:r>
        <w:t xml:space="preserve"> and that any excursions made were short in distance</w:t>
      </w:r>
      <w:r w:rsidR="00B9409F">
        <w:t xml:space="preserve">.  </w:t>
      </w:r>
      <w:r w:rsidR="00AB6F9D">
        <w:t>T</w:t>
      </w:r>
      <w:r w:rsidR="0073223B">
        <w:t xml:space="preserve">he majority of bat locations obtained from bats in Faridpur </w:t>
      </w:r>
      <w:r w:rsidR="009344B0">
        <w:t xml:space="preserve">were </w:t>
      </w:r>
      <w:r w:rsidR="00B9409F">
        <w:t xml:space="preserve">within 10km of </w:t>
      </w:r>
      <w:r w:rsidR="009344B0">
        <w:t xml:space="preserve">the bat’s </w:t>
      </w:r>
      <w:r w:rsidR="00B9409F">
        <w:t>initial point of capture</w:t>
      </w:r>
      <w:r w:rsidR="009344B0">
        <w:t>.  I</w:t>
      </w:r>
      <w:r w:rsidR="0073223B">
        <w:t>n Cox’s Bazaar, most bats stayed within 7km of the roost where they were initially captured.</w:t>
      </w:r>
      <w:r w:rsidR="00B9409F">
        <w:t xml:space="preserve">  Homerange analysis showed that bats in Faridpur and Cox’s Bazar </w:t>
      </w:r>
      <w:r w:rsidR="009344B0">
        <w:t xml:space="preserve">are distinct populations with </w:t>
      </w:r>
      <w:r w:rsidR="0073223B">
        <w:t xml:space="preserve">effectively no (&lt; 5%) </w:t>
      </w:r>
      <w:r w:rsidR="009344B0">
        <w:t>probability of intermingling</w:t>
      </w:r>
      <w:r w:rsidR="005B5E9F">
        <w:t xml:space="preserve"> (</w:t>
      </w:r>
      <w:r w:rsidR="005B5E9F" w:rsidRPr="005B5E9F">
        <w:rPr>
          <w:b/>
        </w:rPr>
        <w:t>Figure 5</w:t>
      </w:r>
      <w:r w:rsidR="005B5E9F">
        <w:t>)</w:t>
      </w:r>
      <w:r w:rsidR="00B9409F">
        <w:t xml:space="preserve">.   </w:t>
      </w:r>
      <w:r w:rsidR="0073223B">
        <w:t xml:space="preserve">Similarly, </w:t>
      </w:r>
      <w:r w:rsidR="00B9409F">
        <w:t>the</w:t>
      </w:r>
      <w:r w:rsidR="00D24311">
        <w:t xml:space="preserve">re is a &lt;5% </w:t>
      </w:r>
      <w:r w:rsidR="0073223B">
        <w:t>probability of bats moving between the</w:t>
      </w:r>
      <w:r w:rsidR="00B9409F">
        <w:t xml:space="preserve"> Faridpur and </w:t>
      </w:r>
      <w:r w:rsidR="0073223B">
        <w:t xml:space="preserve">Comilla </w:t>
      </w:r>
      <w:r w:rsidR="00B9409F">
        <w:t>bat colonies</w:t>
      </w:r>
      <w:r w:rsidR="0073223B">
        <w:t>, which are 140km apart</w:t>
      </w:r>
      <w:r w:rsidR="004B746C">
        <w:t xml:space="preserve">, although it is possible.  The longest distance between two locations recorded for any of the bats was 317km (a roost within the Fairdpur complex and a location in Mizoram, </w:t>
      </w:r>
      <w:commentRangeStart w:id="1"/>
      <w:r w:rsidR="004B746C">
        <w:t>India</w:t>
      </w:r>
      <w:commentRangeEnd w:id="1"/>
      <w:r w:rsidR="00A12FB3">
        <w:rPr>
          <w:rStyle w:val="CommentReference"/>
        </w:rPr>
        <w:commentReference w:id="1"/>
      </w:r>
      <w:r w:rsidR="004B746C">
        <w:t>).</w:t>
      </w:r>
      <w:r w:rsidR="0073223B">
        <w:t xml:space="preserve"> </w:t>
      </w:r>
      <w:r w:rsidR="00B9409F">
        <w:t xml:space="preserve"> </w:t>
      </w:r>
      <w:r w:rsidR="005B5E9F">
        <w:t xml:space="preserve"> </w:t>
      </w:r>
      <w:r w:rsidR="005B5E9F" w:rsidRPr="005B5E9F">
        <w:rPr>
          <w:highlight w:val="yellow"/>
        </w:rPr>
        <w:t>The average foraging radius from roost sites was…</w:t>
      </w:r>
      <w:r w:rsidR="00B9409F">
        <w:t xml:space="preserve"> </w:t>
      </w:r>
    </w:p>
    <w:p w14:paraId="1D0CDA65" w14:textId="77777777" w:rsidR="005B5E9F" w:rsidRPr="005B5E9F" w:rsidRDefault="005B5E9F" w:rsidP="005B5E9F">
      <w:pPr>
        <w:spacing w:after="0"/>
        <w:rPr>
          <w:i/>
        </w:rPr>
      </w:pPr>
    </w:p>
    <w:p w14:paraId="6D71B3AD" w14:textId="77777777" w:rsidR="00350C54" w:rsidRPr="00B032F8" w:rsidRDefault="00350C54" w:rsidP="00350C54">
      <w:pPr>
        <w:spacing w:after="0" w:line="240" w:lineRule="auto"/>
        <w:rPr>
          <w:b/>
        </w:rPr>
      </w:pPr>
      <w:r w:rsidRPr="00B032F8">
        <w:rPr>
          <w:b/>
        </w:rPr>
        <w:t>Discussion</w:t>
      </w:r>
    </w:p>
    <w:p w14:paraId="7BF49CCD" w14:textId="3337747D" w:rsidR="00483722" w:rsidRDefault="00F15462" w:rsidP="00970334">
      <w:r>
        <w:t xml:space="preserve">We combined ecological, epidemiological, and molecular virology approaches to characterize Nipah-virus-bat host dynamics in Bangladesh.  </w:t>
      </w:r>
      <w:r w:rsidR="00E03000">
        <w:t xml:space="preserve">Our findings </w:t>
      </w:r>
      <w:r w:rsidR="00A12FB3">
        <w:t xml:space="preserve">of NiV exposure and infection in bats over space and time </w:t>
      </w:r>
      <w:r w:rsidR="00990C56">
        <w:t xml:space="preserve">confirm </w:t>
      </w:r>
      <w:r w:rsidR="00D24311">
        <w:t xml:space="preserve">that </w:t>
      </w:r>
      <w:r w:rsidR="00E03000">
        <w:rPr>
          <w:i/>
        </w:rPr>
        <w:t>Pteropus giganteus</w:t>
      </w:r>
      <w:r w:rsidR="00350C54">
        <w:t xml:space="preserve"> </w:t>
      </w:r>
      <w:r w:rsidR="00D24311">
        <w:t>is</w:t>
      </w:r>
      <w:r w:rsidR="006F6C89">
        <w:t xml:space="preserve"> </w:t>
      </w:r>
      <w:r w:rsidR="00AF5092">
        <w:t>a</w:t>
      </w:r>
      <w:r w:rsidR="00350C54">
        <w:t xml:space="preserve"> natural reservoir for Nipah virus</w:t>
      </w:r>
      <w:r>
        <w:t xml:space="preserve">, which was suggested by previous studies </w:t>
      </w:r>
      <w:r w:rsidR="00AF7C26">
        <w:fldChar w:fldCharType="begin">
          <w:fldData xml:space="preserve">PEVuZE5vdGU+PENpdGU+PEF1dGhvcj5Ic3U8L0F1dGhvcj48WWVhcj4yMDA0PC9ZZWFyPjxSZWNO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</w:fldData>
        </w:fldChar>
      </w:r>
      <w:r w:rsidR="00AF7C26">
        <w:instrText xml:space="preserve"> ADDIN EN.CITE </w:instrText>
      </w:r>
      <w:r w:rsidR="00AF7C26">
        <w:fldChar w:fldCharType="begin">
          <w:fldData xml:space="preserve">PEVuZE5vdGU+PENpdGU+PEF1dGhvcj5Ic3U8L0F1dGhvcj48WWVhcj4yMDA0PC9ZZWFyPjxSZWNO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</w:fldData>
        </w:fldChar>
      </w:r>
      <w:r w:rsidR="00AF7C26">
        <w:instrText xml:space="preserve"> ADDIN EN.CITE.DATA </w:instrText>
      </w:r>
      <w:r w:rsidR="00AF7C26">
        <w:fldChar w:fldCharType="end"/>
      </w:r>
      <w:r w:rsidR="00AF7C26">
        <w:fldChar w:fldCharType="separate"/>
      </w:r>
      <w:r w:rsidR="00AF7C26">
        <w:rPr>
          <w:noProof/>
        </w:rPr>
        <w:t>(</w:t>
      </w:r>
      <w:hyperlink w:anchor="_ENREF_13" w:tooltip="Epstein, 2008 #191" w:history="1">
        <w:r w:rsidR="00026D55">
          <w:rPr>
            <w:noProof/>
          </w:rPr>
          <w:t>13</w:t>
        </w:r>
      </w:hyperlink>
      <w:r w:rsidR="00AF7C26">
        <w:rPr>
          <w:noProof/>
        </w:rPr>
        <w:t xml:space="preserve">, </w:t>
      </w:r>
      <w:hyperlink w:anchor="_ENREF_15" w:tooltip="Hsu, 2004 #311" w:history="1">
        <w:r w:rsidR="00026D55">
          <w:rPr>
            <w:noProof/>
          </w:rPr>
          <w:t>15</w:t>
        </w:r>
      </w:hyperlink>
      <w:r w:rsidR="00AF7C26">
        <w:rPr>
          <w:noProof/>
        </w:rPr>
        <w:t xml:space="preserve">, </w:t>
      </w:r>
      <w:hyperlink w:anchor="_ENREF_44" w:tooltip="Rahman, 2012 #1127" w:history="1">
        <w:r w:rsidR="00026D55">
          <w:rPr>
            <w:noProof/>
          </w:rPr>
          <w:t>44</w:t>
        </w:r>
      </w:hyperlink>
      <w:r w:rsidR="00AF7C26">
        <w:rPr>
          <w:noProof/>
        </w:rPr>
        <w:t xml:space="preserve">, </w:t>
      </w:r>
      <w:hyperlink w:anchor="_ENREF_45" w:tooltip="Yadav, 2012 #896" w:history="1">
        <w:r w:rsidR="00026D55">
          <w:rPr>
            <w:noProof/>
          </w:rPr>
          <w:t>45</w:t>
        </w:r>
      </w:hyperlink>
      <w:r w:rsidR="00AF7C26">
        <w:rPr>
          <w:noProof/>
        </w:rPr>
        <w:t>)</w:t>
      </w:r>
      <w:r w:rsidR="00AF7C26">
        <w:fldChar w:fldCharType="end"/>
      </w:r>
      <w:r w:rsidR="00990C56">
        <w:t>.</w:t>
      </w:r>
      <w:r w:rsidR="00F66333">
        <w:t xml:space="preserve"> </w:t>
      </w:r>
      <w:r w:rsidR="00990C56">
        <w:t xml:space="preserve"> We found that Nipah virus circulates widely in </w:t>
      </w:r>
      <w:r w:rsidR="00990C56">
        <w:rPr>
          <w:i/>
        </w:rPr>
        <w:t xml:space="preserve">P. </w:t>
      </w:r>
      <w:r w:rsidR="00990C56" w:rsidRPr="00990C56">
        <w:rPr>
          <w:i/>
        </w:rPr>
        <w:t>giganteus</w:t>
      </w:r>
      <w:r w:rsidR="00990C56">
        <w:t xml:space="preserve">, which is consistent with </w:t>
      </w:r>
      <w:r w:rsidR="00AF7C26">
        <w:t xml:space="preserve">other </w:t>
      </w:r>
      <w:r w:rsidR="00990C56">
        <w:t xml:space="preserve">studies of henipavirus serology in flying foxes in Malaysia and Australia </w:t>
      </w:r>
      <w:r w:rsidR="00131856">
        <w:fldChar w:fldCharType="begin">
          <w:fldData xml:space="preserve">PEVuZE5vdGU+PENpdGU+PEF1dGhvcj5Tb2hheWF0aSBBLiBSYWhtYW48L0F1dGhvcj48WWVhcj4y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</w:fldData>
        </w:fldChar>
      </w:r>
      <w:r w:rsidR="00CE607D">
        <w:instrText xml:space="preserve"> ADDIN EN.CITE </w:instrText>
      </w:r>
      <w:r w:rsidR="00CE607D">
        <w:fldChar w:fldCharType="begin">
          <w:fldData xml:space="preserve">PEVuZE5vdGU+PENpdGU+PEF1dGhvcj5Tb2hheWF0aSBBLiBSYWhtYW48L0F1dGhvcj48WWVhcj4y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</w:fldData>
        </w:fldChar>
      </w:r>
      <w:r w:rsidR="00CE607D">
        <w:instrText xml:space="preserve"> ADDIN EN.CITE.DATA </w:instrText>
      </w:r>
      <w:r w:rsidR="00CE607D">
        <w:fldChar w:fldCharType="end"/>
      </w:r>
      <w:r w:rsidR="00131856">
        <w:fldChar w:fldCharType="separate"/>
      </w:r>
      <w:r w:rsidR="00CE607D">
        <w:rPr>
          <w:noProof/>
        </w:rPr>
        <w:t>(</w:t>
      </w:r>
      <w:hyperlink w:anchor="_ENREF_28" w:tooltip="Sohayati A. Rahman, 2013 #900" w:history="1">
        <w:r w:rsidR="00026D55">
          <w:rPr>
            <w:noProof/>
          </w:rPr>
          <w:t>28</w:t>
        </w:r>
      </w:hyperlink>
      <w:r w:rsidR="00CE607D">
        <w:rPr>
          <w:noProof/>
        </w:rPr>
        <w:t xml:space="preserve">, </w:t>
      </w:r>
      <w:hyperlink w:anchor="_ENREF_46" w:tooltip="Field, 2011 #211" w:history="1">
        <w:r w:rsidR="00026D55">
          <w:rPr>
            <w:noProof/>
          </w:rPr>
          <w:t>46</w:t>
        </w:r>
      </w:hyperlink>
      <w:r w:rsidR="00CE607D">
        <w:rPr>
          <w:noProof/>
        </w:rPr>
        <w:t xml:space="preserve">, </w:t>
      </w:r>
      <w:hyperlink w:anchor="_ENREF_47" w:tooltip="Plowright, 2008 #505" w:history="1">
        <w:r w:rsidR="00026D55">
          <w:rPr>
            <w:noProof/>
          </w:rPr>
          <w:t>47</w:t>
        </w:r>
      </w:hyperlink>
      <w:r w:rsidR="00CE607D">
        <w:rPr>
          <w:noProof/>
        </w:rPr>
        <w:t>)</w:t>
      </w:r>
      <w:r w:rsidR="00131856">
        <w:fldChar w:fldCharType="end"/>
      </w:r>
      <w:r w:rsidR="00131856">
        <w:t>.</w:t>
      </w:r>
      <w:r w:rsidR="00AF5092">
        <w:t xml:space="preserve"> </w:t>
      </w:r>
      <w:r w:rsidR="00E03000">
        <w:t xml:space="preserve">  </w:t>
      </w:r>
      <w:r w:rsidR="00990C56">
        <w:t xml:space="preserve">While we </w:t>
      </w:r>
      <w:r w:rsidR="00D83B54">
        <w:t xml:space="preserve">observed </w:t>
      </w:r>
      <w:r w:rsidR="006F6DC9">
        <w:t xml:space="preserve">variation in </w:t>
      </w:r>
      <w:r w:rsidR="00AF7C26">
        <w:t xml:space="preserve">seroprevalence </w:t>
      </w:r>
      <w:r w:rsidR="006F6DC9">
        <w:t>based on location</w:t>
      </w:r>
      <w:r w:rsidR="00FF0FE4">
        <w:t xml:space="preserve">, </w:t>
      </w:r>
      <w:r w:rsidR="00D83B54">
        <w:t>the likelihood of a bat carrying Nipah virus did not depend on whether or not it was inside the Nipah Belt</w:t>
      </w:r>
      <w:r w:rsidR="00AF7C26">
        <w:t>, which addresses the question of whether the spatial clustering of human cases may be related to higher incidence of disease in bats in western Bangladesh</w:t>
      </w:r>
      <w:r w:rsidR="00D83B54">
        <w:t xml:space="preserve">.  As with pteropid bat reservoirs in </w:t>
      </w:r>
      <w:r w:rsidR="006F6DC9">
        <w:t xml:space="preserve">Malaysia </w:t>
      </w:r>
      <w:r w:rsidR="006F6DC9">
        <w:fldChar w:fldCharType="begin"/>
      </w:r>
      <w:r w:rsidR="00CE607D">
        <w:instrText xml:space="preserve"> ADDIN EN.CITE &lt;EndNote&gt;&lt;Cite&gt;&lt;Author&gt;Heng Thay Chong&lt;/Author&gt;&lt;Year&gt;2003&lt;/Year&gt;&lt;RecNum&gt;287&lt;/RecNum&gt;&lt;DisplayText&gt;(48)&lt;/DisplayText&gt;&lt;record&gt;&lt;rec-number&gt;287&lt;/rec-number&gt;&lt;foreign-keys&gt;&lt;key app="EN" db-id="r5fzsd95fdtz2ieptdrpa90ysad0vtrxzfwr" timestamp="1346439755"&gt;287&lt;/key&gt;&lt;/foreign-keys&gt;&lt;ref-type name="Journal Article"&gt;17&lt;/ref-type&gt;&lt;contributors&gt;&lt;authors&gt;&lt;author&gt;Heng Thay Chong,&lt;/author&gt;&lt;author&gt;Chong Tin Tan, &lt;/author&gt;&lt;author&gt;Khean Jin Goh, &lt;/author&gt;&lt;author&gt;Sai Kit Lam, &lt;/author&gt;&lt;author&gt;Kaw Bing Chua&lt;/author&gt;&lt;/authors&gt;&lt;/contributors&gt;&lt;titles&gt;&lt;title&gt;&lt;style face="normal" font="default" size="100%"&gt;The risk of human Nipah virus infection directly from bats (&lt;/style&gt;&lt;style face="italic" font="default" size="100%"&gt;Pteropus hypomelanus&lt;/style&gt;&lt;style face="normal" font="default" size="100%"&gt;) is low&lt;/style&gt;&lt;/title&gt;&lt;secondary-title&gt;Neurological Journal of Southeast Asia&lt;/secondary-title&gt;&lt;/titles&gt;&lt;periodical&gt;&lt;full-title&gt;Neurological Journal of Southeast Asia&lt;/full-title&gt;&lt;/periodical&gt;&lt;pages&gt;31-34&lt;/pages&gt;&lt;volume&gt;8&lt;/volume&gt;&lt;number&gt;June&lt;/number&gt;&lt;dates&gt;&lt;year&gt;2003&lt;/year&gt;&lt;/dates&gt;&lt;urls&gt;&lt;/urls&gt;&lt;/record&gt;&lt;/Cite&gt;&lt;/EndNote&gt;</w:instrText>
      </w:r>
      <w:r w:rsidR="006F6DC9">
        <w:fldChar w:fldCharType="separate"/>
      </w:r>
      <w:r w:rsidR="00CE607D">
        <w:rPr>
          <w:noProof/>
        </w:rPr>
        <w:t>(</w:t>
      </w:r>
      <w:hyperlink w:anchor="_ENREF_48" w:tooltip="Heng Thay Chong, 2003 #287" w:history="1">
        <w:r w:rsidR="00026D55">
          <w:rPr>
            <w:noProof/>
          </w:rPr>
          <w:t>48</w:t>
        </w:r>
      </w:hyperlink>
      <w:r w:rsidR="00CE607D">
        <w:rPr>
          <w:noProof/>
        </w:rPr>
        <w:t>)</w:t>
      </w:r>
      <w:r w:rsidR="006F6DC9">
        <w:fldChar w:fldCharType="end"/>
      </w:r>
      <w:r w:rsidR="00D83B54">
        <w:t xml:space="preserve">, Nipah virus RNA was found in a very low proportion of </w:t>
      </w:r>
      <w:r w:rsidR="00D83B54">
        <w:rPr>
          <w:i/>
        </w:rPr>
        <w:t xml:space="preserve">P. giganteus </w:t>
      </w:r>
      <w:r w:rsidR="00F62A1C">
        <w:t>(1-4%) which is unsurp</w:t>
      </w:r>
      <w:r w:rsidR="00D26209">
        <w:t>rising given that Nipah virus has been shown to be</w:t>
      </w:r>
      <w:r w:rsidR="00F62A1C">
        <w:t xml:space="preserve"> </w:t>
      </w:r>
      <w:r w:rsidR="006F6DC9">
        <w:t>an acute infection</w:t>
      </w:r>
      <w:r w:rsidR="00F62A1C">
        <w:t>,</w:t>
      </w:r>
      <w:r w:rsidR="006F6DC9">
        <w:t xml:space="preserve"> cleared by bats within 10-14 days </w:t>
      </w:r>
      <w:r w:rsidR="006F6DC9">
        <w:fldChar w:fldCharType="begin">
          <w:fldData xml:space="preserve">PEVuZE5vdGU+PENpdGU+PEF1dGhvcj5IYWxwaW48L0F1dGhvcj48WWVhcj4yMDExPC9ZZWFyPjxS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</w:fldData>
        </w:fldChar>
      </w:r>
      <w:r w:rsidR="00133AB7">
        <w:instrText xml:space="preserve"> ADDIN EN.CITE </w:instrText>
      </w:r>
      <w:r w:rsidR="00133AB7">
        <w:fldChar w:fldCharType="begin">
          <w:fldData xml:space="preserve">PEVuZE5vdGU+PENpdGU+PEF1dGhvcj5IYWxwaW48L0F1dGhvcj48WWVhcj4yMDExPC9ZZWFyPjxS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</w:fldData>
        </w:fldChar>
      </w:r>
      <w:r w:rsidR="00133AB7">
        <w:instrText xml:space="preserve"> ADDIN EN.CITE.DATA </w:instrText>
      </w:r>
      <w:r w:rsidR="00133AB7">
        <w:fldChar w:fldCharType="end"/>
      </w:r>
      <w:r w:rsidR="006F6DC9">
        <w:fldChar w:fldCharType="separate"/>
      </w:r>
      <w:r w:rsidR="00133AB7">
        <w:rPr>
          <w:noProof/>
        </w:rPr>
        <w:t>(</w:t>
      </w:r>
      <w:hyperlink w:anchor="_ENREF_29" w:tooltip="Halpin, 2011 #267" w:history="1">
        <w:r w:rsidR="00026D55">
          <w:rPr>
            <w:noProof/>
          </w:rPr>
          <w:t>29</w:t>
        </w:r>
      </w:hyperlink>
      <w:r w:rsidR="00133AB7">
        <w:rPr>
          <w:noProof/>
        </w:rPr>
        <w:t xml:space="preserve">, </w:t>
      </w:r>
      <w:hyperlink w:anchor="_ENREF_30" w:tooltip="Middleton, 2007 #427" w:history="1">
        <w:r w:rsidR="00026D55">
          <w:rPr>
            <w:noProof/>
          </w:rPr>
          <w:t>30</w:t>
        </w:r>
      </w:hyperlink>
      <w:r w:rsidR="00133AB7">
        <w:rPr>
          <w:noProof/>
        </w:rPr>
        <w:t>)</w:t>
      </w:r>
      <w:r w:rsidR="006F6DC9">
        <w:fldChar w:fldCharType="end"/>
      </w:r>
      <w:r w:rsidR="00F62A1C">
        <w:t xml:space="preserve">.  </w:t>
      </w:r>
      <w:r w:rsidR="00FF0FE4">
        <w:t xml:space="preserve">Most of the Nipah virus sequences obtained came from urine samples, though NiV RNA was </w:t>
      </w:r>
      <w:r w:rsidR="00FC73BC">
        <w:t xml:space="preserve">also </w:t>
      </w:r>
      <w:r w:rsidR="00FF0FE4">
        <w:t xml:space="preserve">detected in oropharyngeal and rectal swabs, indicated that there are multiple routes of shedding possible.  </w:t>
      </w:r>
      <w:r w:rsidR="00B62C17">
        <w:t>Importantly, we detected Nipah virus in bats at times outside of the season when human infecti</w:t>
      </w:r>
      <w:r w:rsidR="00E77C39">
        <w:t xml:space="preserve">ons have occurred (e.g. May, </w:t>
      </w:r>
      <w:r w:rsidR="00B62C17">
        <w:t>June</w:t>
      </w:r>
      <w:r w:rsidR="00E77C39">
        <w:t>, and August</w:t>
      </w:r>
      <w:r w:rsidR="00B62C17">
        <w:t>), indicating that bats may be infected and shed virus year-round.</w:t>
      </w:r>
      <w:r w:rsidR="00E77C39">
        <w:t xml:space="preserve">  This was also found to be the case with Hendra virus in Australia </w:t>
      </w:r>
      <w:r w:rsidR="00E77C39">
        <w:fldChar w:fldCharType="begin"/>
      </w:r>
      <w:r w:rsidR="00E77C39">
        <w:instrText xml:space="preserve"> ADDIN EN.CITE &lt;EndNote&gt;&lt;Cite&gt;&lt;Author&gt;Field&lt;/Author&gt;&lt;Year&gt;2011&lt;/Year&gt;&lt;RecNum&gt;211&lt;/RecNum&gt;&lt;DisplayText&gt;(46)&lt;/DisplayText&gt;&lt;record&gt;&lt;rec-number&gt;211&lt;/rec-number&gt;&lt;foreign-keys&gt;&lt;key app="EN" db-id="r5fzsd95fdtz2ieptdrpa90ysad0vtrxzfwr" timestamp="1346439755"&gt;211&lt;/key&gt;&lt;/foreign-keys&gt;&lt;ref-type name="Journal Article"&gt;17&lt;/ref-type&gt;&lt;contributors&gt;&lt;authors&gt;&lt;author&gt;Field, H.&lt;/author&gt;&lt;author&gt;de Jong, C.&lt;/author&gt;&lt;author&gt;Melville, D.&lt;/author&gt;&lt;author&gt;Smith, C.&lt;/author&gt;&lt;author&gt;Smith, I.&lt;/author&gt;&lt;author&gt;Broos, A.&lt;/author&gt;&lt;author&gt;Kung, Y. H.&lt;/author&gt;&lt;author&gt;McLaughlin, A.&lt;/author&gt;&lt;author&gt;Zeddeman, A.&lt;/author&gt;&lt;/authors&gt;&lt;/contributors&gt;&lt;titles&gt;&lt;title&gt;Hendra Virus Infection Dynamics in Australian Fruit Bats&lt;/title&gt;&lt;secondary-title&gt;Plos One&lt;/secondary-title&gt;&lt;/titles&gt;&lt;periodical&gt;&lt;full-title&gt;PLoS One&lt;/full-title&gt;&lt;/periodical&gt;&lt;volume&gt;6&lt;/volume&gt;&lt;number&gt;12&lt;/number&gt;&lt;dates&gt;&lt;year&gt;2011&lt;/year&gt;&lt;pub-dates&gt;&lt;date&gt;Dec&lt;/date&gt;&lt;/pub-dates&gt;&lt;/dates&gt;&lt;isbn&gt;1932-6203&lt;/isbn&gt;&lt;accession-num&gt;WOS:000298365700059&lt;/accession-num&gt;&lt;urls&gt;&lt;related-urls&gt;&lt;url&gt;&amp;lt;Go to ISI&amp;gt;://WOS:000298365700059&lt;/url&gt;&lt;/related-urls&gt;&lt;/urls&gt;&lt;custom7&gt;e28678&lt;/custom7&gt;&lt;electronic-resource-num&gt;10.1371/journal.pone.0028678&lt;/electronic-resource-num&gt;&lt;/record&gt;&lt;/Cite&gt;&lt;/EndNote&gt;</w:instrText>
      </w:r>
      <w:r w:rsidR="00E77C39">
        <w:fldChar w:fldCharType="separate"/>
      </w:r>
      <w:r w:rsidR="00E77C39">
        <w:rPr>
          <w:noProof/>
        </w:rPr>
        <w:t>(</w:t>
      </w:r>
      <w:hyperlink w:anchor="_ENREF_46" w:tooltip="Field, 2011 #211" w:history="1">
        <w:r w:rsidR="00026D55">
          <w:rPr>
            <w:noProof/>
          </w:rPr>
          <w:t>46</w:t>
        </w:r>
      </w:hyperlink>
      <w:r w:rsidR="00E77C39">
        <w:rPr>
          <w:noProof/>
        </w:rPr>
        <w:t>)</w:t>
      </w:r>
      <w:r w:rsidR="00E77C39">
        <w:fldChar w:fldCharType="end"/>
      </w:r>
      <w:r w:rsidR="00E77C39">
        <w:t xml:space="preserve">. </w:t>
      </w:r>
      <w:r w:rsidR="00B62C17">
        <w:t xml:space="preserve">  </w:t>
      </w:r>
      <w:r w:rsidR="00FF0FE4">
        <w:t>While several studies have detected henipavirus RNA in pooled roost urine</w:t>
      </w:r>
      <w:r w:rsidR="00764C4C">
        <w:t xml:space="preserve"> </w:t>
      </w:r>
      <w:r w:rsidR="00764C4C">
        <w:rPr>
          <w:i/>
        </w:rPr>
        <w:fldChar w:fldCharType="begin">
          <w:fldData xml:space="preserve">PEVuZE5vdGU+PENpdGU+PEF1dGhvcj5GaWVsZDwvQXV0aG9yPjxZZWFyPjIwMTE8L1llYXI+PFJl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</w:fldData>
        </w:fldChar>
      </w:r>
      <w:r w:rsidR="00764C4C">
        <w:rPr>
          <w:i/>
        </w:rPr>
        <w:instrText xml:space="preserve"> ADDIN EN.CITE </w:instrText>
      </w:r>
      <w:r w:rsidR="00764C4C">
        <w:rPr>
          <w:i/>
        </w:rPr>
        <w:fldChar w:fldCharType="begin">
          <w:fldData xml:space="preserve">PEVuZE5vdGU+PENpdGU+PEF1dGhvcj5GaWVsZDwvQXV0aG9yPjxZZWFyPjIwMTE8L1llYXI+PFJl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</w:fldData>
        </w:fldChar>
      </w:r>
      <w:r w:rsidR="00764C4C">
        <w:rPr>
          <w:i/>
        </w:rPr>
        <w:instrText xml:space="preserve"> ADDIN EN.CITE.DATA </w:instrText>
      </w:r>
      <w:r w:rsidR="00764C4C">
        <w:rPr>
          <w:i/>
        </w:rPr>
      </w:r>
      <w:r w:rsidR="00764C4C">
        <w:rPr>
          <w:i/>
        </w:rPr>
        <w:fldChar w:fldCharType="end"/>
      </w:r>
      <w:r w:rsidR="00764C4C">
        <w:rPr>
          <w:i/>
        </w:rPr>
      </w:r>
      <w:r w:rsidR="00764C4C">
        <w:rPr>
          <w:i/>
        </w:rPr>
        <w:fldChar w:fldCharType="separate"/>
      </w:r>
      <w:r w:rsidR="00764C4C">
        <w:rPr>
          <w:i/>
          <w:noProof/>
        </w:rPr>
        <w:t>(</w:t>
      </w:r>
      <w:hyperlink w:anchor="_ENREF_20" w:tooltip="Wacharapluesadee, 2010 #642" w:history="1">
        <w:r w:rsidR="00026D55">
          <w:rPr>
            <w:i/>
            <w:noProof/>
          </w:rPr>
          <w:t>20</w:t>
        </w:r>
      </w:hyperlink>
      <w:r w:rsidR="00764C4C">
        <w:rPr>
          <w:i/>
          <w:noProof/>
        </w:rPr>
        <w:t xml:space="preserve">, </w:t>
      </w:r>
      <w:hyperlink w:anchor="_ENREF_46" w:tooltip="Field, 2011 #211" w:history="1">
        <w:r w:rsidR="00026D55">
          <w:rPr>
            <w:i/>
            <w:noProof/>
          </w:rPr>
          <w:t>46</w:t>
        </w:r>
      </w:hyperlink>
      <w:r w:rsidR="00764C4C">
        <w:rPr>
          <w:i/>
          <w:noProof/>
        </w:rPr>
        <w:t xml:space="preserve">, </w:t>
      </w:r>
      <w:hyperlink w:anchor="_ENREF_49" w:tooltip="Smith, 2011 #579" w:history="1">
        <w:r w:rsidR="00026D55">
          <w:rPr>
            <w:i/>
            <w:noProof/>
          </w:rPr>
          <w:t>49</w:t>
        </w:r>
      </w:hyperlink>
      <w:r w:rsidR="00764C4C">
        <w:rPr>
          <w:i/>
          <w:noProof/>
        </w:rPr>
        <w:t xml:space="preserve">, </w:t>
      </w:r>
      <w:hyperlink w:anchor="_ENREF_50" w:tooltip="Wacharapluesadee, 2007 #643" w:history="1">
        <w:r w:rsidR="00026D55">
          <w:rPr>
            <w:i/>
            <w:noProof/>
          </w:rPr>
          <w:t>50</w:t>
        </w:r>
      </w:hyperlink>
      <w:r w:rsidR="00764C4C">
        <w:rPr>
          <w:i/>
          <w:noProof/>
        </w:rPr>
        <w:t>)</w:t>
      </w:r>
      <w:r w:rsidR="00764C4C">
        <w:rPr>
          <w:i/>
        </w:rPr>
        <w:fldChar w:fldCharType="end"/>
      </w:r>
      <w:r w:rsidR="00FF0FE4">
        <w:t xml:space="preserve">, this is the </w:t>
      </w:r>
      <w:r w:rsidR="00FC73BC">
        <w:t xml:space="preserve">first study to describe viral strain variation in individual bats over space and time.  </w:t>
      </w:r>
      <w:r w:rsidR="00483722">
        <w:t xml:space="preserve">We found a broad diversity of Nipah virus genotypes in Bangladesh correlated with geography.  While the </w:t>
      </w:r>
      <w:r w:rsidR="00764C4C">
        <w:t xml:space="preserve">effect of </w:t>
      </w:r>
      <w:r w:rsidR="00E73023">
        <w:t xml:space="preserve">genetic </w:t>
      </w:r>
      <w:r w:rsidR="00483722">
        <w:t xml:space="preserve">diversity </w:t>
      </w:r>
      <w:r w:rsidR="00764C4C">
        <w:t xml:space="preserve">on </w:t>
      </w:r>
      <w:r w:rsidR="00483722">
        <w:t xml:space="preserve">phenotype is unknown, </w:t>
      </w:r>
      <w:r w:rsidR="00E73023">
        <w:t xml:space="preserve">the possibility that </w:t>
      </w:r>
      <w:r w:rsidR="00764C4C">
        <w:t xml:space="preserve">pathogenicity varies with genotype is supported by the existence of </w:t>
      </w:r>
      <w:r w:rsidR="00E36EEB">
        <w:t xml:space="preserve">Cedar virus, a non-pathogenic henipavirus </w:t>
      </w:r>
      <w:r w:rsidR="00E36EEB">
        <w:fldChar w:fldCharType="begin"/>
      </w:r>
      <w:r w:rsidR="00764C4C">
        <w:instrText xml:space="preserve"> ADDIN EN.CITE &lt;EndNote&gt;&lt;Cite&gt;&lt;Author&gt;Marsh&lt;/Author&gt;&lt;Year&gt;2012&lt;/Year&gt;&lt;RecNum&gt;952&lt;/RecNum&gt;&lt;DisplayText&gt;(51)&lt;/DisplayText&gt;&lt;record&gt;&lt;rec-number&gt;952&lt;/rec-number&gt;&lt;foreign-keys&gt;&lt;key app="EN" db-id="r5fzsd95fdtz2ieptdrpa90ysad0vtrxzfwr" timestamp="1371921898"&gt;952&lt;/key&gt;&lt;/foreign-keys&gt;&lt;ref-type name="Journal Article"&gt;17&lt;/ref-type&gt;&lt;contributors&gt;&lt;authors&gt;&lt;author&gt;Marsh, G. A.&lt;/author&gt;&lt;author&gt;de Jong, C.&lt;/author&gt;&lt;author&gt;Barr, J. A.&lt;/author&gt;&lt;author&gt;Tachedjian, M.&lt;/author&gt;&lt;author&gt;Smith, C.&lt;/author&gt;&lt;author&gt;Middleton, D.&lt;/author&gt;&lt;author&gt;Yu, M.&lt;/author&gt;&lt;author&gt;Todd, S.&lt;/author&gt;&lt;author&gt;Foord, A. J.&lt;/author&gt;&lt;author&gt;Haring, V.&lt;/author&gt;&lt;author&gt;Payne, J.&lt;/author&gt;&lt;author&gt;Robinson, R.&lt;/author&gt;&lt;author&gt;Broz, I.&lt;/author&gt;&lt;author&gt;Crameri, G.&lt;/author&gt;&lt;author&gt;Field, H. E.&lt;/author&gt;&lt;author&gt;Wang, L. F.&lt;/author&gt;&lt;/authors&gt;&lt;/contributors&gt;&lt;titles&gt;&lt;title&gt;Cedar Virus: A Novel Henipavirus Isolated from Australian Bats&lt;/title&gt;&lt;secondary-title&gt;Plos Pathogens&lt;/secondary-title&gt;&lt;/titles&gt;&lt;periodical&gt;&lt;full-title&gt;Plos Pathogens&lt;/full-title&gt;&lt;/periodical&gt;&lt;volume&gt;8&lt;/volume&gt;&lt;number&gt;8&lt;/number&gt;&lt;dates&gt;&lt;year&gt;2012&lt;/year&gt;&lt;pub-dates&gt;&lt;date&gt;Aug&lt;/date&gt;&lt;/pub-dates&gt;&lt;/dates&gt;&lt;isbn&gt;1553-7374&lt;/isbn&gt;&lt;accession-num&gt;WOS:000308558000014&lt;/accession-num&gt;&lt;urls&gt;&lt;related-urls&gt;&lt;url&gt;&amp;lt;Go to ISI&amp;gt;://WOS:000308558000014&lt;/url&gt;&lt;/related-urls&gt;&lt;/urls&gt;&lt;custom7&gt;e1002836&lt;/custom7&gt;&lt;electronic-resource-num&gt;10.1371/journal.ppat.1002836&lt;/electronic-resource-num&gt;&lt;/record&gt;&lt;/Cite&gt;&lt;/EndNote&gt;</w:instrText>
      </w:r>
      <w:r w:rsidR="00E36EEB">
        <w:fldChar w:fldCharType="separate"/>
      </w:r>
      <w:r w:rsidR="00764C4C">
        <w:rPr>
          <w:noProof/>
        </w:rPr>
        <w:t>(</w:t>
      </w:r>
      <w:hyperlink w:anchor="_ENREF_51" w:tooltip="Marsh, 2012 #952" w:history="1">
        <w:r w:rsidR="00026D55">
          <w:rPr>
            <w:noProof/>
          </w:rPr>
          <w:t>51</w:t>
        </w:r>
      </w:hyperlink>
      <w:r w:rsidR="00764C4C">
        <w:rPr>
          <w:noProof/>
        </w:rPr>
        <w:t>)</w:t>
      </w:r>
      <w:r w:rsidR="00E36EEB">
        <w:fldChar w:fldCharType="end"/>
      </w:r>
      <w:r w:rsidR="00E36EEB">
        <w:t xml:space="preserve"> </w:t>
      </w:r>
      <w:r w:rsidR="00764C4C">
        <w:t>as well as</w:t>
      </w:r>
      <w:r w:rsidR="00E36EEB">
        <w:t xml:space="preserve"> </w:t>
      </w:r>
      <w:r w:rsidR="00E73023">
        <w:t>ebolavirus Zaire and Reston (</w:t>
      </w:r>
      <w:r w:rsidR="00764C4C">
        <w:t xml:space="preserve">highly </w:t>
      </w:r>
      <w:r w:rsidR="008331AA">
        <w:t xml:space="preserve">pathogenic and </w:t>
      </w:r>
      <w:r w:rsidR="00E73023">
        <w:t>non-pathogenic</w:t>
      </w:r>
      <w:r w:rsidR="008331AA">
        <w:t xml:space="preserve">, respectively </w:t>
      </w:r>
      <w:r w:rsidR="008331AA">
        <w:fldChar w:fldCharType="begin"/>
      </w:r>
      <w:r w:rsidR="00764C4C">
        <w:instrText xml:space="preserve"> ADDIN EN.CITE &lt;EndNote&gt;&lt;Cite&gt;&lt;Author&gt;Mahanty&lt;/Author&gt;&lt;Year&gt;2004&lt;/Year&gt;&lt;RecNum&gt;1543&lt;/RecNum&gt;&lt;DisplayText&gt;(52)&lt;/DisplayText&gt;&lt;record&gt;&lt;rec-number&gt;1543&lt;/rec-number&gt;&lt;foreign-keys&gt;&lt;key app="EN" db-id="r5fzsd95fdtz2ieptdrpa90ysad0vtrxzfwr" timestamp="1449381035"&gt;1543&lt;/key&gt;&lt;/foreign-keys&gt;&lt;ref-type name="Journal Article"&gt;17&lt;/ref-type&gt;&lt;contributors&gt;&lt;authors&gt;&lt;author&gt;Mahanty, S.&lt;/author&gt;&lt;author&gt;Bray, M.&lt;/author&gt;&lt;/authors&gt;&lt;/contributors&gt;&lt;titles&gt;&lt;title&gt;Pathogenesis of filoviral haemorrhagic fevers&lt;/title&gt;&lt;secondary-title&gt;Lancet Infectious Diseases&lt;/secondary-title&gt;&lt;/titles&gt;&lt;periodical&gt;&lt;full-title&gt;Lancet Infectious Diseases&lt;/full-title&gt;&lt;abbr-1&gt;Lancet Infect. Dis.&lt;/abbr-1&gt;&lt;/periodical&gt;&lt;pages&gt;487-498&lt;/pages&gt;&lt;volume&gt;4&lt;/volume&gt;&lt;number&gt;8&lt;/number&gt;&lt;dates&gt;&lt;year&gt;2004&lt;/year&gt;&lt;pub-dates&gt;&lt;date&gt;Aug&lt;/date&gt;&lt;/pub-dates&gt;&lt;/dates&gt;&lt;isbn&gt;1473-3099&lt;/isbn&gt;&lt;accession-num&gt;WOS:000222995900018&lt;/accession-num&gt;&lt;urls&gt;&lt;related-urls&gt;&lt;url&gt;&amp;lt;Go to ISI&amp;gt;://WOS:000222995900018&lt;/url&gt;&lt;/related-urls&gt;&lt;/urls&gt;&lt;electronic-resource-num&gt;10.1016/s1473-3099(04)01103-x&lt;/electronic-resource-num&gt;&lt;/record&gt;&lt;/Cite&gt;&lt;/EndNote&gt;</w:instrText>
      </w:r>
      <w:r w:rsidR="008331AA">
        <w:fldChar w:fldCharType="separate"/>
      </w:r>
      <w:r w:rsidR="00764C4C">
        <w:rPr>
          <w:noProof/>
        </w:rPr>
        <w:t>(</w:t>
      </w:r>
      <w:hyperlink w:anchor="_ENREF_52" w:tooltip="Mahanty, 2004 #1543" w:history="1">
        <w:r w:rsidR="00026D55">
          <w:rPr>
            <w:noProof/>
          </w:rPr>
          <w:t>52</w:t>
        </w:r>
      </w:hyperlink>
      <w:r w:rsidR="00764C4C">
        <w:rPr>
          <w:noProof/>
        </w:rPr>
        <w:t>)</w:t>
      </w:r>
      <w:r w:rsidR="008331AA">
        <w:fldChar w:fldCharType="end"/>
      </w:r>
      <w:r w:rsidR="00E73023">
        <w:t>)</w:t>
      </w:r>
      <w:r w:rsidR="00764C4C">
        <w:t>.</w:t>
      </w:r>
      <w:r w:rsidR="00E73023">
        <w:t xml:space="preserve">  </w:t>
      </w:r>
      <w:r w:rsidR="00764C4C">
        <w:t xml:space="preserve">The </w:t>
      </w:r>
      <w:r w:rsidR="008331AA">
        <w:t>Malaysia</w:t>
      </w:r>
      <w:r w:rsidR="00764C4C">
        <w:t>n</w:t>
      </w:r>
      <w:r w:rsidR="008331AA">
        <w:t xml:space="preserve"> and Bangladesh strains </w:t>
      </w:r>
      <w:r w:rsidR="00764C4C">
        <w:t>of Nipah virus have been shown to replicate to different degrees in the oropharynx, which may affect transmissibility</w:t>
      </w:r>
      <w:r w:rsidR="002621A6">
        <w:t xml:space="preserve"> </w:t>
      </w:r>
      <w:r w:rsidR="00764C4C">
        <w:fldChar w:fldCharType="begin"/>
      </w:r>
      <w:r w:rsidR="00764C4C">
        <w:instrText xml:space="preserve"> ADDIN EN.CITE &lt;EndNote&gt;&lt;Cite&gt;&lt;Author&gt;Clayton&lt;/Author&gt;&lt;Year&gt;2011&lt;/Year&gt;&lt;RecNum&gt;1538&lt;/RecNum&gt;&lt;DisplayText&gt;(53)&lt;/DisplayText&gt;&lt;record&gt;&lt;rec-number&gt;1538&lt;/rec-number&gt;&lt;foreign-keys&gt;&lt;key app="EN" db-id="r5fzsd95fdtz2ieptdrpa90ysad0vtrxzfwr" timestamp="1449381035"&gt;1538&lt;/key&gt;&lt;/foreign-keys&gt;&lt;ref-type name="Journal Article"&gt;17&lt;/ref-type&gt;&lt;contributors&gt;&lt;authors&gt;&lt;author&gt;Clayton, Bronwyn&lt;/author&gt;&lt;author&gt;Haining, Jessica&lt;/author&gt;&lt;author&gt;Robinson, Rachel&lt;/author&gt;&lt;author&gt;Middleton, Deborah&lt;/author&gt;&lt;author&gt;Wang, Lin-Fa&lt;/author&gt;&lt;author&gt;Marsh, Glenn&lt;/author&gt;&lt;/authors&gt;&lt;/contributors&gt;&lt;titles&gt;&lt;title&gt;Nipah Viruses from Malaysia and Bangladesh: Differences in Transmission and Pathogenesis&lt;/title&gt;&lt;secondary-title&gt;Ecohealth&lt;/secondary-title&gt;&lt;/titles&gt;&lt;periodical&gt;&lt;full-title&gt;EcoHealth&lt;/full-title&gt;&lt;/periodical&gt;&lt;pages&gt;S140-S141&lt;/pages&gt;&lt;volume&gt;7&lt;/volume&gt;&lt;dates&gt;&lt;year&gt;2011&lt;/year&gt;&lt;pub-dates&gt;&lt;date&gt;2011&lt;/date&gt;&lt;/pub-dates&gt;&lt;/dates&gt;&lt;isbn&gt;1612-9202&lt;/isbn&gt;&lt;accession-num&gt;WOS:000287901500250&lt;/accession-num&gt;&lt;urls&gt;&lt;related-urls&gt;&lt;url&gt;&amp;lt;Go to ISI&amp;gt;://WOS:000287901500250&lt;/url&gt;&lt;/related-urls&gt;&lt;/urls&gt;&lt;/record&gt;&lt;/Cite&gt;&lt;/EndNote&gt;</w:instrText>
      </w:r>
      <w:r w:rsidR="00764C4C">
        <w:fldChar w:fldCharType="separate"/>
      </w:r>
      <w:r w:rsidR="00764C4C">
        <w:rPr>
          <w:noProof/>
        </w:rPr>
        <w:t>(</w:t>
      </w:r>
      <w:hyperlink w:anchor="_ENREF_53" w:tooltip="Clayton, 2011 #1538" w:history="1">
        <w:r w:rsidR="00026D55">
          <w:rPr>
            <w:noProof/>
          </w:rPr>
          <w:t>53</w:t>
        </w:r>
      </w:hyperlink>
      <w:r w:rsidR="00764C4C">
        <w:rPr>
          <w:noProof/>
        </w:rPr>
        <w:t>)</w:t>
      </w:r>
      <w:r w:rsidR="00764C4C">
        <w:fldChar w:fldCharType="end"/>
      </w:r>
      <w:r w:rsidR="00764C4C">
        <w:t xml:space="preserve">. </w:t>
      </w:r>
      <w:r w:rsidR="00483722">
        <w:t xml:space="preserve">The majority of bat NIV sequences we found clustered within the India/Bangladesh group of NiV previously described </w:t>
      </w:r>
      <w:r w:rsidR="00483722">
        <w:fldChar w:fldCharType="begin">
          <w:fldData xml:space="preserve">PEVuZE5vdGU+PENpdGU+PEF1dGhvcj5MbzwvQXV0aG9yPjxZZWFyPjIwMTI8L1llYXI+PFJlY051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</w:fldData>
        </w:fldChar>
      </w:r>
      <w:r w:rsidR="00CE607D">
        <w:instrText xml:space="preserve"> ADDIN EN.CITE </w:instrText>
      </w:r>
      <w:r w:rsidR="00CE607D">
        <w:fldChar w:fldCharType="begin">
          <w:fldData xml:space="preserve">PEVuZE5vdGU+PENpdGU+PEF1dGhvcj5MbzwvQXV0aG9yPjxZZWFyPjIwMTI8L1llYXI+PFJlY051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</w:fldData>
        </w:fldChar>
      </w:r>
      <w:r w:rsidR="00CE607D">
        <w:instrText xml:space="preserve"> ADDIN EN.CITE.DATA </w:instrText>
      </w:r>
      <w:r w:rsidR="00CE607D">
        <w:fldChar w:fldCharType="end"/>
      </w:r>
      <w:r w:rsidR="00483722">
        <w:fldChar w:fldCharType="separate"/>
      </w:r>
      <w:r w:rsidR="00CE607D">
        <w:rPr>
          <w:noProof/>
        </w:rPr>
        <w:t>(</w:t>
      </w:r>
      <w:hyperlink w:anchor="_ENREF_43" w:tooltip="Lo, 2012 #1126" w:history="1">
        <w:r w:rsidR="00026D55">
          <w:rPr>
            <w:noProof/>
          </w:rPr>
          <w:t>43</w:t>
        </w:r>
      </w:hyperlink>
      <w:r w:rsidR="00CE607D">
        <w:rPr>
          <w:noProof/>
        </w:rPr>
        <w:t>)</w:t>
      </w:r>
      <w:r w:rsidR="00483722">
        <w:fldChar w:fldCharType="end"/>
      </w:r>
      <w:r w:rsidR="00483722">
        <w:t xml:space="preserve">.  However, it was notable that a </w:t>
      </w:r>
      <w:r w:rsidR="00764C4C">
        <w:t xml:space="preserve">highly </w:t>
      </w:r>
      <w:r w:rsidR="00483722">
        <w:t>divergent sequence was found in the eastern region</w:t>
      </w:r>
      <w:r w:rsidR="00643B33">
        <w:t xml:space="preserve"> that clustered with the Thailand/Malaysia group</w:t>
      </w:r>
      <w:r w:rsidR="00764C4C">
        <w:t>.  This</w:t>
      </w:r>
      <w:r w:rsidR="00643B33">
        <w:t xml:space="preserve"> </w:t>
      </w:r>
      <w:r w:rsidR="00764C4C">
        <w:t>suggests</w:t>
      </w:r>
      <w:r w:rsidR="00643B33">
        <w:t xml:space="preserve"> that there is likely to be </w:t>
      </w:r>
      <w:r w:rsidR="00764C4C">
        <w:t xml:space="preserve">mixing </w:t>
      </w:r>
      <w:r w:rsidR="00643B33">
        <w:t xml:space="preserve">between </w:t>
      </w:r>
      <w:r w:rsidR="00643B33">
        <w:rPr>
          <w:i/>
        </w:rPr>
        <w:t xml:space="preserve">P. giganteus </w:t>
      </w:r>
      <w:r w:rsidR="00643B33">
        <w:t xml:space="preserve">populations in eastern Bangladesh and </w:t>
      </w:r>
      <w:r w:rsidR="00E77C39">
        <w:t>bats</w:t>
      </w:r>
      <w:r w:rsidR="00643B33">
        <w:t xml:space="preserve"> in Myanmar, where this species likely also overlaps with </w:t>
      </w:r>
      <w:r w:rsidR="00643B33">
        <w:rPr>
          <w:i/>
        </w:rPr>
        <w:t xml:space="preserve">P. </w:t>
      </w:r>
      <w:r w:rsidR="00643B33">
        <w:rPr>
          <w:i/>
        </w:rPr>
        <w:lastRenderedPageBreak/>
        <w:t>lylei</w:t>
      </w:r>
      <w:r w:rsidR="002621A6">
        <w:rPr>
          <w:i/>
        </w:rPr>
        <w:fldChar w:fldCharType="begin"/>
      </w:r>
      <w:r w:rsidR="002621A6">
        <w:rPr>
          <w:i/>
        </w:rPr>
        <w:instrText xml:space="preserve"> ADDIN EN.CITE &lt;EndNote&gt;&lt;Cite&gt;&lt;Author&gt;Nowak&lt;/Author&gt;&lt;Year&gt;1994&lt;/Year&gt;&lt;RecNum&gt;462&lt;/RecNum&gt;&lt;DisplayText&gt;(54)&lt;/DisplayText&gt;&lt;record&gt;&lt;rec-number&gt;462&lt;/rec-number&gt;&lt;foreign-keys&gt;&lt;key app="EN" db-id="r5fzsd95fdtz2ieptdrpa90ysad0vtrxzfwr" timestamp="1346439756"&gt;462&lt;/key&gt;&lt;/foreign-keys&gt;&lt;ref-type name="Book"&gt;6&lt;/ref-type&gt;&lt;contributors&gt;&lt;authors&gt;&lt;author&gt;Nowak, R. &lt;/author&gt;&lt;/authors&gt;&lt;/contributors&gt;&lt;titles&gt;&lt;title&gt;Walker’s bats of the world&lt;/title&gt;&lt;/titles&gt;&lt;dates&gt;&lt;year&gt;1994&lt;/year&gt;&lt;/dates&gt;&lt;pub-location&gt;Baltimore&lt;/pub-location&gt;&lt;publisher&gt;The John Hopkins University Press&lt;/publisher&gt;&lt;urls&gt;&lt;/urls&gt;&lt;/record&gt;&lt;/Cite&gt;&lt;/EndNote&gt;</w:instrText>
      </w:r>
      <w:r w:rsidR="002621A6">
        <w:rPr>
          <w:i/>
        </w:rPr>
        <w:fldChar w:fldCharType="separate"/>
      </w:r>
      <w:r w:rsidR="002621A6">
        <w:rPr>
          <w:i/>
          <w:noProof/>
        </w:rPr>
        <w:t>(</w:t>
      </w:r>
      <w:hyperlink w:anchor="_ENREF_54" w:tooltip="Nowak, 1994 #462" w:history="1">
        <w:r w:rsidR="00026D55">
          <w:rPr>
            <w:i/>
            <w:noProof/>
          </w:rPr>
          <w:t>54</w:t>
        </w:r>
      </w:hyperlink>
      <w:r w:rsidR="002621A6">
        <w:rPr>
          <w:i/>
          <w:noProof/>
        </w:rPr>
        <w:t>)</w:t>
      </w:r>
      <w:r w:rsidR="002621A6">
        <w:rPr>
          <w:i/>
        </w:rPr>
        <w:fldChar w:fldCharType="end"/>
      </w:r>
      <w:r w:rsidR="00643B33">
        <w:rPr>
          <w:i/>
        </w:rPr>
        <w:t xml:space="preserve">. </w:t>
      </w:r>
      <w:r w:rsidR="00483722">
        <w:t xml:space="preserve"> </w:t>
      </w:r>
      <w:r w:rsidR="00643B33">
        <w:t>Clearly, more sequences are needed from bats in different parts of Bangladesh (and India and Myanmar) to develop a better picture of the continuum of Nipah virus genotypes</w:t>
      </w:r>
      <w:r w:rsidR="00E77C39">
        <w:t>.</w:t>
      </w:r>
      <w:r w:rsidR="00643B33">
        <w:t xml:space="preserve">  The observation that human sequences from various locations showed more diversity than NiV sequences from bats in one location over the same time period suggests that there may be locally prevalent genotypes that persist over time in bat colonies, and the genotypes of human outbreaks reflect the local strain present in bats</w:t>
      </w:r>
      <w:r w:rsidR="00E77C39">
        <w:t xml:space="preserve"> at the time of spillover</w:t>
      </w:r>
      <w:r w:rsidR="00643B33">
        <w:t xml:space="preserve">.   Examination of sequences collected from bats and humans contemporaneously </w:t>
      </w:r>
      <w:r w:rsidR="002621A6">
        <w:t xml:space="preserve">during an outbreak </w:t>
      </w:r>
      <w:r w:rsidR="00643B33">
        <w:t xml:space="preserve">will help </w:t>
      </w:r>
      <w:r w:rsidR="00E77C39">
        <w:t>test</w:t>
      </w:r>
      <w:r w:rsidR="00643B33">
        <w:t xml:space="preserve"> this hypothesis.  </w:t>
      </w:r>
      <w:r w:rsidR="00483722">
        <w:t xml:space="preserve"> </w:t>
      </w:r>
    </w:p>
    <w:p w14:paraId="6AC0754A" w14:textId="6B066367" w:rsidR="00AD1273" w:rsidRDefault="00D921F8" w:rsidP="00970334">
      <w:r w:rsidRPr="00D921F8">
        <w:t>Our SIR model</w:t>
      </w:r>
      <w:r w:rsidR="00DC0FE1" w:rsidRPr="00D921F8">
        <w:t xml:space="preserve"> </w:t>
      </w:r>
      <w:r w:rsidRPr="00D921F8">
        <w:t xml:space="preserve">of serodynamics </w:t>
      </w:r>
      <w:r w:rsidR="00DC0FE1" w:rsidRPr="00D921F8">
        <w:t>the Far</w:t>
      </w:r>
      <w:r w:rsidR="002E3598" w:rsidRPr="00D921F8">
        <w:t>i</w:t>
      </w:r>
      <w:r w:rsidR="00DC0FE1" w:rsidRPr="00D921F8">
        <w:t>dpur population indicate that juvenile bats drive seasonal patterns of infection</w:t>
      </w:r>
      <w:r w:rsidRPr="00D921F8">
        <w:t>, with annual to every two-year peaks of infection</w:t>
      </w:r>
      <w:r>
        <w:t xml:space="preserve"> occurring around June or July and troughs in December.</w:t>
      </w:r>
      <w:r w:rsidR="00DC0FE1">
        <w:t xml:space="preserve">  </w:t>
      </w:r>
      <w:r>
        <w:t>This is significant because the peak period of human infection</w:t>
      </w:r>
      <w:r w:rsidR="00E77C39">
        <w:t xml:space="preserve"> by bats</w:t>
      </w:r>
      <w:r>
        <w:t xml:space="preserve"> (December/January) occurs at a time when there may be the fewest bats infected.  I</w:t>
      </w:r>
      <w:r w:rsidR="00483722">
        <w:t>f a mechanism for spillover was present during the summer months, when date palm sap is not typically harvested</w:t>
      </w:r>
      <w:r>
        <w:t xml:space="preserve">, there is the potential for more frequent human infections and potentially larger outbreaks. </w:t>
      </w:r>
      <w:r w:rsidR="00483722">
        <w:t xml:space="preserve"> </w:t>
      </w:r>
      <w:r>
        <w:t>Although the epidemiological evidence strongly supports date palm sap consumption as the most important risk factor for infection, it is surprising that there haven’t been human cases reported outside of date palm sap season</w:t>
      </w:r>
      <w:r w:rsidR="00AD1273">
        <w:t xml:space="preserve">.  Domestic animals may play a role in human infection.  Outbreak investigations from 2001, 2003, and 2004 found exposure to a sick cow, sick goats, and a nomadic pig herd was a risk factor for infection </w:t>
      </w:r>
      <w:r w:rsidR="00AD1273">
        <w:fldChar w:fldCharType="begin">
          <w:fldData xml:space="preserve">PEVuZE5vdGU+PENpdGU+PEF1dGhvcj5Ic3U8L0F1dGhvcj48WWVhcj4yMDA0PC9ZZWFyPjxSZWNO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</w:fldData>
        </w:fldChar>
      </w:r>
      <w:r w:rsidR="00AD1273">
        <w:instrText xml:space="preserve"> ADDIN EN.CITE </w:instrText>
      </w:r>
      <w:r w:rsidR="00AD1273">
        <w:fldChar w:fldCharType="begin">
          <w:fldData xml:space="preserve">PEVuZE5vdGU+PENpdGU+PEF1dGhvcj5Ic3U8L0F1dGhvcj48WWVhcj4yMDA0PC9ZZWFyPjxSZWNO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</w:fldData>
        </w:fldChar>
      </w:r>
      <w:r w:rsidR="00AD1273">
        <w:instrText xml:space="preserve"> ADDIN EN.CITE.DATA </w:instrText>
      </w:r>
      <w:r w:rsidR="00AD1273">
        <w:fldChar w:fldCharType="end"/>
      </w:r>
      <w:r w:rsidR="00AD1273">
        <w:fldChar w:fldCharType="separate"/>
      </w:r>
      <w:r w:rsidR="00AD1273">
        <w:rPr>
          <w:noProof/>
        </w:rPr>
        <w:t>(</w:t>
      </w:r>
      <w:hyperlink w:anchor="_ENREF_15" w:tooltip="Hsu, 2004 #311" w:history="1">
        <w:r w:rsidR="00026D55">
          <w:rPr>
            <w:noProof/>
          </w:rPr>
          <w:t>15</w:t>
        </w:r>
      </w:hyperlink>
      <w:r w:rsidR="00AD1273">
        <w:rPr>
          <w:noProof/>
        </w:rPr>
        <w:t xml:space="preserve">, </w:t>
      </w:r>
      <w:hyperlink w:anchor="_ENREF_55" w:tooltip="Luby, 2009 #386" w:history="1">
        <w:r w:rsidR="00026D55">
          <w:rPr>
            <w:noProof/>
          </w:rPr>
          <w:t>55</w:t>
        </w:r>
      </w:hyperlink>
      <w:r w:rsidR="00AD1273">
        <w:rPr>
          <w:noProof/>
        </w:rPr>
        <w:t>)</w:t>
      </w:r>
      <w:r w:rsidR="00AD1273">
        <w:fldChar w:fldCharType="end"/>
      </w:r>
      <w:r w:rsidR="00AD1273">
        <w:t xml:space="preserve">.  Previously, we found anti-NiV but non-neutralizing antibodies in cattle, goats, and pigs in Bangladesh, suggesting spillover has </w:t>
      </w:r>
      <w:r w:rsidR="00CC76D8">
        <w:t>occurred</w:t>
      </w:r>
      <w:r w:rsidR="00AD1273">
        <w:t xml:space="preserve"> </w:t>
      </w:r>
      <w:r w:rsidR="00AD1273">
        <w:fldChar w:fldCharType="begin"/>
      </w:r>
      <w:r w:rsidR="00AD1273">
        <w:instrText xml:space="preserve"> ADDIN EN.CITE &lt;EndNote&gt;&lt;Cite&gt;&lt;Author&gt;Sukanta Chowdhury&lt;/Author&gt;&lt;Year&gt;2014&lt;/Year&gt;&lt;RecNum&gt;1378&lt;/RecNum&gt;&lt;DisplayText&gt;(56)&lt;/DisplayText&gt;&lt;record&gt;&lt;rec-number&gt;1378&lt;/rec-number&gt;&lt;foreign-keys&gt;&lt;key app="EN" db-id="r5fzsd95fdtz2ieptdrpa90ysad0vtrxzfwr" timestamp="1414458811"&gt;1378&lt;/key&gt;&lt;/foreign-keys&gt;&lt;ref-type name="Journal Article"&gt;17&lt;/ref-type&gt;&lt;contributors&gt;&lt;authors&gt;&lt;author&gt;Sukanta Chowdhury, &lt;/author&gt;&lt;author&gt;Salah Uddin Khan, &lt;/author&gt;&lt;author&gt;Gary Crameri, &lt;/author&gt;&lt;author&gt;Jonathan H. Epstein, &lt;/author&gt;&lt;author&gt;Christopher C. Broder, &lt;/author&gt;&lt;author&gt;Ausraful Islam, &lt;/author&gt;&lt;author&gt;Alison J. Peel, &lt;/author&gt;&lt;author&gt;Jennifer Barr, &lt;/author&gt;&lt;author&gt;Peter Daszak, &lt;/author&gt;&lt;author&gt;Lin-Fa Wang, &lt;/author&gt;&lt;author&gt;Stephen P. Luby&lt;/author&gt;&lt;/authors&gt;&lt;/contributors&gt;&lt;titles&gt;&lt;title&gt;Serological Evidence of Henipavirus Exposure in Cattle, Goats and Pigs in Bangladesh&lt;/title&gt;&lt;secondary-title&gt;Plos Neglected Tropical Diseases&lt;/secondary-title&gt;&lt;/titles&gt;&lt;periodical&gt;&lt;full-title&gt;Plos Neglected Tropical Diseases&lt;/full-title&gt;&lt;/periodical&gt;&lt;number&gt;in press&lt;/number&gt;&lt;dates&gt;&lt;year&gt;2014&lt;/year&gt;&lt;/dates&gt;&lt;urls&gt;&lt;/urls&gt;&lt;/record&gt;&lt;/Cite&gt;&lt;/EndNote&gt;</w:instrText>
      </w:r>
      <w:r w:rsidR="00AD1273">
        <w:fldChar w:fldCharType="separate"/>
      </w:r>
      <w:r w:rsidR="00AD1273">
        <w:rPr>
          <w:noProof/>
        </w:rPr>
        <w:t>(</w:t>
      </w:r>
      <w:hyperlink w:anchor="_ENREF_56" w:tooltip="Sukanta Chowdhury, 2014 #1378" w:history="1">
        <w:r w:rsidR="00026D55">
          <w:rPr>
            <w:noProof/>
          </w:rPr>
          <w:t>56</w:t>
        </w:r>
      </w:hyperlink>
      <w:r w:rsidR="00AD1273">
        <w:rPr>
          <w:noProof/>
        </w:rPr>
        <w:t>)</w:t>
      </w:r>
      <w:r w:rsidR="00AD1273">
        <w:fldChar w:fldCharType="end"/>
      </w:r>
      <w:r w:rsidR="00AD1273">
        <w:t xml:space="preserve">.  </w:t>
      </w:r>
      <w:r w:rsidR="00115617">
        <w:t>While n</w:t>
      </w:r>
      <w:r w:rsidR="00AD1273">
        <w:t xml:space="preserve">o livestock disease outbreaks have been linked to Nipah virus in Bangladesh, </w:t>
      </w:r>
      <w:r w:rsidR="00115617">
        <w:t xml:space="preserve">domestic animals </w:t>
      </w:r>
      <w:r w:rsidR="00AD1273">
        <w:t xml:space="preserve">foraging on, or being fed, </w:t>
      </w:r>
      <w:r w:rsidR="00115617">
        <w:t xml:space="preserve">bitten fruit found on the ground more experience elevated rates of morbidity and mortality </w:t>
      </w:r>
      <w:r w:rsidR="00115617">
        <w:fldChar w:fldCharType="begin"/>
      </w:r>
      <w:r w:rsidR="00115617">
        <w:instrText xml:space="preserve"> ADDIN EN.CITE &lt;EndNote&gt;&lt;Cite&gt;&lt;Author&gt;John Openshaw&lt;/Author&gt;&lt;Year&gt;2016&lt;/Year&gt;&lt;RecNum&gt;1544&lt;/RecNum&gt;&lt;DisplayText&gt;(57)&lt;/DisplayText&gt;&lt;record&gt;&lt;rec-number&gt;1544&lt;/rec-number&gt;&lt;foreign-keys&gt;&lt;key app="EN" db-id="r5fzsd95fdtz2ieptdrpa90ysad0vtrxzfwr" timestamp="1449511515"&gt;1544&lt;/key&gt;&lt;/foreign-keys&gt;&lt;ref-type name="Journal Article"&gt;17&lt;/ref-type&gt;&lt;contributors&gt;&lt;authors&gt;&lt;author&gt;John Openshaw,&lt;/author&gt;&lt;author&gt;Sonia Hegde,&lt;/author&gt;&lt;author&gt;Hossain M S Sazzad,&lt;/author&gt;&lt;author&gt;Salah Uddin Khan,&lt;/author&gt;&lt;author&gt;M Jahangir Hossain,&lt;/author&gt;&lt;author&gt;Jonathan H Epstein,&lt;/author&gt;&lt;author&gt;Peter Daszak,&lt;/author&gt;&lt;author&gt;Emily S Gurley,&lt;/author&gt;&lt;author&gt;Stephen P Luby&lt;/author&gt;&lt;/authors&gt;&lt;/contributors&gt;&lt;titles&gt;&lt;title&gt;Increased morbidity and mortality in domestic animals eating dropped and bitten fruit in Bangladeshi villages: Implications for zoonotic disease transmission&lt;/title&gt;&lt;secondary-title&gt;EcoHealth&lt;/secondary-title&gt;&lt;/titles&gt;&lt;periodical&gt;&lt;full-title&gt;EcoHealth&lt;/full-title&gt;&lt;/periodical&gt;&lt;volume&gt;(in press)&lt;/volume&gt;&lt;dates&gt;&lt;year&gt;2016&lt;/year&gt;&lt;/dates&gt;&lt;urls&gt;&lt;/urls&gt;&lt;/record&gt;&lt;/Cite&gt;&lt;/EndNote&gt;</w:instrText>
      </w:r>
      <w:r w:rsidR="00115617">
        <w:fldChar w:fldCharType="separate"/>
      </w:r>
      <w:r w:rsidR="00115617">
        <w:rPr>
          <w:noProof/>
        </w:rPr>
        <w:t>(</w:t>
      </w:r>
      <w:hyperlink w:anchor="_ENREF_57" w:tooltip="John Openshaw, 2016 #1544" w:history="1">
        <w:r w:rsidR="00026D55">
          <w:rPr>
            <w:noProof/>
          </w:rPr>
          <w:t>57</w:t>
        </w:r>
      </w:hyperlink>
      <w:r w:rsidR="00115617">
        <w:rPr>
          <w:noProof/>
        </w:rPr>
        <w:t>)</w:t>
      </w:r>
      <w:r w:rsidR="00115617">
        <w:fldChar w:fldCharType="end"/>
      </w:r>
      <w:r w:rsidR="00115617">
        <w:t xml:space="preserve">.  It is plausible that dropped fruit are </w:t>
      </w:r>
      <w:r w:rsidR="00AD1273">
        <w:t xml:space="preserve">contaminated by bat excreta </w:t>
      </w:r>
      <w:r w:rsidR="00115617">
        <w:t xml:space="preserve">and that this may be a route of NiV transmission from bats to livestock </w:t>
      </w:r>
      <w:r w:rsidR="00AD1273">
        <w:fldChar w:fldCharType="begin">
          <w:fldData xml:space="preserve">PEVuZE5vdGU+PENpdGU+PEF1dGhvcj5MdWJ5PC9BdXRob3I+PFllYXI+MjAwOTwvWWVhcj48UmVj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</w:fldData>
        </w:fldChar>
      </w:r>
      <w:r w:rsidR="00115617">
        <w:instrText xml:space="preserve"> ADDIN EN.CITE </w:instrText>
      </w:r>
      <w:r w:rsidR="00115617">
        <w:fldChar w:fldCharType="begin">
          <w:fldData xml:space="preserve">PEVuZE5vdGU+PENpdGU+PEF1dGhvcj5MdWJ5PC9BdXRob3I+PFllYXI+MjAwOTwvWWVhcj48UmVj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</w:fldData>
        </w:fldChar>
      </w:r>
      <w:r w:rsidR="00115617">
        <w:instrText xml:space="preserve"> ADDIN EN.CITE.DATA </w:instrText>
      </w:r>
      <w:r w:rsidR="00115617">
        <w:fldChar w:fldCharType="end"/>
      </w:r>
      <w:r w:rsidR="00AD1273">
        <w:fldChar w:fldCharType="separate"/>
      </w:r>
      <w:r w:rsidR="00115617">
        <w:rPr>
          <w:noProof/>
        </w:rPr>
        <w:t>(</w:t>
      </w:r>
      <w:hyperlink w:anchor="_ENREF_11" w:tooltip="Luby, 2009 #387" w:history="1">
        <w:r w:rsidR="00026D55">
          <w:rPr>
            <w:noProof/>
          </w:rPr>
          <w:t>11</w:t>
        </w:r>
      </w:hyperlink>
      <w:r w:rsidR="00115617">
        <w:rPr>
          <w:noProof/>
        </w:rPr>
        <w:t xml:space="preserve">, </w:t>
      </w:r>
      <w:hyperlink w:anchor="_ENREF_57" w:tooltip="John Openshaw, 2016 #1544" w:history="1">
        <w:r w:rsidR="00026D55">
          <w:rPr>
            <w:noProof/>
          </w:rPr>
          <w:t>57</w:t>
        </w:r>
      </w:hyperlink>
      <w:r w:rsidR="00115617">
        <w:rPr>
          <w:noProof/>
        </w:rPr>
        <w:t>)</w:t>
      </w:r>
      <w:r w:rsidR="00AD1273">
        <w:fldChar w:fldCharType="end"/>
      </w:r>
      <w:r w:rsidR="00AD1273">
        <w:t xml:space="preserve">.  </w:t>
      </w:r>
      <w:r w:rsidR="00115617">
        <w:t xml:space="preserve">This is likely how pigs in Malaysia were initially infected, and it is how </w:t>
      </w:r>
      <w:r w:rsidR="00AD1273">
        <w:t xml:space="preserve">Hendra virus is believed to infect horses that graze underneath trees visited by pteropid bats </w:t>
      </w:r>
      <w:r w:rsidR="00AD1273">
        <w:fldChar w:fldCharType="begin"/>
      </w:r>
      <w:r w:rsidR="00026D55">
        <w:instrText xml:space="preserve"> ADDIN EN.CITE &lt;EndNote&gt;&lt;Cite&gt;&lt;Author&gt;Field&lt;/Author&gt;&lt;Year&gt;2011&lt;/Year&gt;&lt;RecNum&gt;216&lt;/RecNum&gt;&lt;DisplayText&gt;(31, 58)&lt;/DisplayText&gt;&lt;record&gt;&lt;rec-number&gt;216&lt;/rec-number&gt;&lt;foreign-keys&gt;&lt;key app="EN" db-id="r5fzsd95fdtz2ieptdrpa90ysad0vtrxzfwr" timestamp="1346439755"&gt;216&lt;/key&gt;&lt;/foreign-keys&gt;&lt;ref-type name="Journal Article"&gt;17&lt;/ref-type&gt;&lt;contributors&gt;&lt;authors&gt;&lt;author&gt;Field, H.&lt;/author&gt;&lt;author&gt;McLaughlin, A.&lt;/author&gt;&lt;author&gt;Fitzpatrick, B.&lt;/author&gt;&lt;/authors&gt;&lt;/contributors&gt;&lt;titles&gt;&lt;title&gt;Investigating the &amp;apos;why&amp;apos; and &amp;apos;where&amp;apos; of Hendra Virus Infection in Horses&lt;/title&gt;&lt;secondary-title&gt;Ecohealth&lt;/secondary-title&gt;&lt;/titles&gt;&lt;periodical&gt;&lt;full-title&gt;EcoHealth&lt;/full-title&gt;&lt;/periodical&gt;&lt;pages&gt;S86-S87&lt;/pages&gt;&lt;volume&gt;7&lt;/volume&gt;&lt;dates&gt;&lt;year&gt;2011&lt;/year&gt;&lt;/dates&gt;&lt;isbn&gt;1612-9202&lt;/isbn&gt;&lt;accession-num&gt;WOS:000287901500149&lt;/accession-num&gt;&lt;urls&gt;&lt;related-urls&gt;&lt;url&gt;&amp;lt;Go to ISI&amp;gt;://WOS:000287901500149&lt;/url&gt;&lt;/related-urls&gt;&lt;/urls&gt;&lt;/record&gt;&lt;/Cite&gt;&lt;Cite&gt;&lt;Author&gt;Chua&lt;/Author&gt;&lt;Year&gt;2002&lt;/Year&gt;&lt;RecNum&gt;127&lt;/RecNum&gt;&lt;record&gt;&lt;rec-number&gt;127&lt;/rec-number&gt;&lt;foreign-keys&gt;&lt;key app="EN" db-id="r5fzsd95fdtz2ieptdrpa90ysad0vtrxzfwr" timestamp="1346439755"&gt;127&lt;/key&gt;&lt;/foreign-keys&gt;&lt;ref-type name="Journal Article"&gt;17&lt;/ref-type&gt;&lt;contributors&gt;&lt;authors&gt;&lt;author&gt;Chua, K. B.&lt;/author&gt;&lt;author&gt;Beng Hui Chua&lt;/author&gt;&lt;author&gt;Chew Wen Wang&lt;/author&gt;&lt;/authors&gt;&lt;/contributors&gt;&lt;titles&gt;&lt;title&gt;Anthropogenic deforestation, El Nino and the emergence of Nipah virus in Malaysia&lt;/title&gt;&lt;secondary-title&gt;Malaysian Journal of Pathology&lt;/secondary-title&gt;&lt;/titles&gt;&lt;periodical&gt;&lt;full-title&gt;Malaysian Journal of Pathology&lt;/full-title&gt;&lt;/periodical&gt;&lt;pages&gt;15-21&lt;/pages&gt;&lt;volume&gt;24&lt;/volume&gt;&lt;number&gt;1&lt;/number&gt;&lt;dates&gt;&lt;year&gt;2002&lt;/year&gt;&lt;/dates&gt;&lt;urls&gt;&lt;/urls&gt;&lt;/record&gt;&lt;/Cite&gt;&lt;/EndNote&gt;</w:instrText>
      </w:r>
      <w:r w:rsidR="00AD1273">
        <w:fldChar w:fldCharType="separate"/>
      </w:r>
      <w:r w:rsidR="00026D55">
        <w:rPr>
          <w:noProof/>
        </w:rPr>
        <w:t>(</w:t>
      </w:r>
      <w:hyperlink w:anchor="_ENREF_31" w:tooltip="Chua, 2002 #127" w:history="1">
        <w:r w:rsidR="00026D55">
          <w:rPr>
            <w:noProof/>
          </w:rPr>
          <w:t>31</w:t>
        </w:r>
      </w:hyperlink>
      <w:r w:rsidR="00026D55">
        <w:rPr>
          <w:noProof/>
        </w:rPr>
        <w:t xml:space="preserve">, </w:t>
      </w:r>
      <w:hyperlink w:anchor="_ENREF_58" w:tooltip="Field, 2011 #216" w:history="1">
        <w:r w:rsidR="00026D55">
          <w:rPr>
            <w:noProof/>
          </w:rPr>
          <w:t>58</w:t>
        </w:r>
      </w:hyperlink>
      <w:r w:rsidR="00026D55">
        <w:rPr>
          <w:noProof/>
        </w:rPr>
        <w:t>)</w:t>
      </w:r>
      <w:r w:rsidR="00AD1273">
        <w:fldChar w:fldCharType="end"/>
      </w:r>
      <w:r w:rsidR="00AD1273">
        <w:t>.</w:t>
      </w:r>
    </w:p>
    <w:p w14:paraId="54687E1F" w14:textId="344B5116" w:rsidR="008264D3" w:rsidRDefault="00AD1273" w:rsidP="00970334">
      <w:r>
        <w:t>One explanation for the timing of hum</w:t>
      </w:r>
      <w:r w:rsidR="00CC76D8">
        <w:t xml:space="preserve">an infections despite lower infection rates in bats </w:t>
      </w:r>
      <w:r w:rsidR="008264D3">
        <w:t xml:space="preserve">may be that food sources for bats in the winter months are scarce compared to spring and summer, when fruit is more abundant, so bat foraging activity may be concentrated around date palm sap </w:t>
      </w:r>
      <w:r w:rsidR="00CC76D8">
        <w:t xml:space="preserve">collection </w:t>
      </w:r>
      <w:r w:rsidR="008264D3">
        <w:t xml:space="preserve">pots.  Whereas, in the summer, more bats may be infected, but they are feeding on figs and a variety of </w:t>
      </w:r>
      <w:r w:rsidR="00CC76D8">
        <w:t xml:space="preserve">cultivated </w:t>
      </w:r>
      <w:r w:rsidR="008264D3">
        <w:t>fruit</w:t>
      </w:r>
      <w:r w:rsidR="00CC76D8">
        <w:t>,</w:t>
      </w:r>
      <w:r w:rsidR="00B42600">
        <w:t xml:space="preserve"> </w:t>
      </w:r>
      <w:r w:rsidR="008264D3">
        <w:t>which</w:t>
      </w:r>
      <w:r w:rsidR="00CC76D8">
        <w:t xml:space="preserve"> may dilute the overall likelihood of spillover via foodborne routes</w:t>
      </w:r>
      <w:r w:rsidR="008264D3">
        <w:t xml:space="preserve">.  </w:t>
      </w:r>
    </w:p>
    <w:p w14:paraId="4DD061A7" w14:textId="6625385B" w:rsidR="00970334" w:rsidRPr="00970334" w:rsidRDefault="00970334" w:rsidP="00AC5FFB">
      <w:pPr>
        <w:rPr>
          <w:i/>
        </w:rPr>
      </w:pPr>
      <w:r w:rsidRPr="00970334">
        <w:rPr>
          <w:i/>
        </w:rPr>
        <w:t>Movement Ecology</w:t>
      </w:r>
    </w:p>
    <w:p w14:paraId="30909A6A" w14:textId="487A30DC" w:rsidR="00B42600" w:rsidRDefault="00970334" w:rsidP="00B42600">
      <w:r w:rsidRPr="00A31FB6">
        <w:t xml:space="preserve">The mark-recapture study and the satellite telemetry study significantly increase our understanding of </w:t>
      </w:r>
      <w:r w:rsidR="00FC0F15">
        <w:t>local and long-range movements of</w:t>
      </w:r>
      <w:r w:rsidRPr="00A31FB6">
        <w:t xml:space="preserve"> </w:t>
      </w:r>
      <w:r w:rsidRPr="00A31FB6">
        <w:rPr>
          <w:i/>
        </w:rPr>
        <w:t>P. giganteus</w:t>
      </w:r>
      <w:r w:rsidR="00FC0F15">
        <w:t xml:space="preserve"> and Nipah virus dynamics</w:t>
      </w:r>
      <w:r w:rsidRPr="00A31FB6">
        <w:rPr>
          <w:i/>
        </w:rPr>
        <w:t>.</w:t>
      </w:r>
      <w:r>
        <w:t xml:space="preserve">  </w:t>
      </w:r>
      <w:r w:rsidR="00B42600">
        <w:t xml:space="preserve">Local movement patterns have been described in other pteropid species using radio, satellite, and GPS telemetry </w:t>
      </w:r>
      <w:r w:rsidR="00B42600">
        <w:fldChar w:fldCharType="begin">
          <w:fldData xml:space="preserve">PEVuZE5vdGU+PENpdGU+PEF1dGhvcj5FYnk8L0F1dGhvcj48WWVhcj4xOTkxPC9ZZWFyPjxSZWNO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</w:fldData>
        </w:fldChar>
      </w:r>
      <w:r w:rsidR="00115617">
        <w:instrText xml:space="preserve"> ADDIN EN.CITE </w:instrText>
      </w:r>
      <w:r w:rsidR="00115617">
        <w:fldChar w:fldCharType="begin">
          <w:fldData xml:space="preserve">PEVuZE5vdGU+PENpdGU+PEF1dGhvcj5FYnk8L0F1dGhvcj48WWVhcj4xOTkxPC9ZZWFyPjxSZWNO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</w:fldData>
        </w:fldChar>
      </w:r>
      <w:r w:rsidR="00115617">
        <w:instrText xml:space="preserve"> ADDIN EN.CITE.DATA </w:instrText>
      </w:r>
      <w:r w:rsidR="00115617">
        <w:fldChar w:fldCharType="end"/>
      </w:r>
      <w:r w:rsidR="00B42600">
        <w:fldChar w:fldCharType="separate"/>
      </w:r>
      <w:r w:rsidR="00115617">
        <w:rPr>
          <w:noProof/>
        </w:rPr>
        <w:t>(</w:t>
      </w:r>
      <w:hyperlink w:anchor="_ENREF_59" w:tooltip="Eby, 1991 #7" w:history="1">
        <w:r w:rsidR="00026D55">
          <w:rPr>
            <w:noProof/>
          </w:rPr>
          <w:t>59-62</w:t>
        </w:r>
      </w:hyperlink>
      <w:r w:rsidR="00115617">
        <w:rPr>
          <w:noProof/>
        </w:rPr>
        <w:t>)</w:t>
      </w:r>
      <w:r w:rsidR="00B42600">
        <w:fldChar w:fldCharType="end"/>
      </w:r>
      <w:r w:rsidR="00B42600">
        <w:t xml:space="preserve">, however, our characterization of a “roost complex” provides some context as to how a population may be defined for the purpose of ecological, genetic, or epidemiologic studies.  The observation of local shifting supports the </w:t>
      </w:r>
      <w:r w:rsidR="00B42600">
        <w:rPr>
          <w:i/>
        </w:rPr>
        <w:t xml:space="preserve">a priori </w:t>
      </w:r>
      <w:r w:rsidR="00B42600">
        <w:t>assumption we made that bats sampled from nearby roosts, which was sometimes necessitated by the absence of bats at a study site, could be considered part of the same population.</w:t>
      </w:r>
    </w:p>
    <w:p w14:paraId="55647BB3" w14:textId="7A81CA74" w:rsidR="00803D47" w:rsidRDefault="00B42600" w:rsidP="00AC5FFB">
      <w:r>
        <w:lastRenderedPageBreak/>
        <w:t xml:space="preserve">Satellite telemetry showed that </w:t>
      </w:r>
      <w:r>
        <w:rPr>
          <w:i/>
        </w:rPr>
        <w:t xml:space="preserve">P. giganteus’ </w:t>
      </w:r>
      <w:r w:rsidRPr="009524A8">
        <w:t>movements appear to be highly localized, with</w:t>
      </w:r>
      <w:r>
        <w:t xml:space="preserve"> bats tending to stay within a 7-10km radius of their roost.  This is different than </w:t>
      </w:r>
      <w:r w:rsidR="009524A8">
        <w:t xml:space="preserve">what we </w:t>
      </w:r>
      <w:r>
        <w:t xml:space="preserve">observed </w:t>
      </w:r>
      <w:r w:rsidR="009524A8">
        <w:t xml:space="preserve">in </w:t>
      </w:r>
      <w:r>
        <w:rPr>
          <w:i/>
        </w:rPr>
        <w:t xml:space="preserve">P. vampyrus </w:t>
      </w:r>
      <w:r>
        <w:t xml:space="preserve">in </w:t>
      </w:r>
      <w:r w:rsidR="009524A8">
        <w:t>Malaysia</w:t>
      </w:r>
      <w:r>
        <w:t xml:space="preserve"> or </w:t>
      </w:r>
      <w:r w:rsidRPr="00B42600">
        <w:rPr>
          <w:i/>
        </w:rPr>
        <w:t>Acerodon jubatus</w:t>
      </w:r>
      <w:r>
        <w:t xml:space="preserve"> in the Philippines, where </w:t>
      </w:r>
      <w:r w:rsidR="009524A8">
        <w:t xml:space="preserve">much longer flight distances </w:t>
      </w:r>
      <w:r w:rsidR="00583074">
        <w:t xml:space="preserve">and home ranges were observed </w:t>
      </w:r>
      <w:r w:rsidR="00C84304">
        <w:fldChar w:fldCharType="begin">
          <w:fldData xml:space="preserve">PEVuZE5vdGU+PENpdGU+PEF1dGhvcj5FcHN0ZWluPC9BdXRob3I+PFllYXI+MjAwOTwvWWVhcj48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</w:fldData>
        </w:fldChar>
      </w:r>
      <w:r w:rsidR="00115617">
        <w:instrText xml:space="preserve"> ADDIN EN.CITE </w:instrText>
      </w:r>
      <w:r w:rsidR="00115617">
        <w:fldChar w:fldCharType="begin">
          <w:fldData xml:space="preserve">PEVuZE5vdGU+PENpdGU+PEF1dGhvcj5FcHN0ZWluPC9BdXRob3I+PFllYXI+MjAwOTwvWWVhcj48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</w:fldData>
        </w:fldChar>
      </w:r>
      <w:r w:rsidR="00115617">
        <w:instrText xml:space="preserve"> ADDIN EN.CITE.DATA </w:instrText>
      </w:r>
      <w:r w:rsidR="00115617">
        <w:fldChar w:fldCharType="end"/>
      </w:r>
      <w:r w:rsidR="00C84304">
        <w:fldChar w:fldCharType="separate"/>
      </w:r>
      <w:r w:rsidR="00115617">
        <w:rPr>
          <w:noProof/>
        </w:rPr>
        <w:t>(</w:t>
      </w:r>
      <w:hyperlink w:anchor="_ENREF_63" w:tooltip="Epstein, 2009 #190" w:history="1">
        <w:r w:rsidR="00026D55">
          <w:rPr>
            <w:noProof/>
          </w:rPr>
          <w:t>63</w:t>
        </w:r>
      </w:hyperlink>
      <w:r w:rsidR="00115617">
        <w:rPr>
          <w:noProof/>
        </w:rPr>
        <w:t xml:space="preserve">, </w:t>
      </w:r>
      <w:hyperlink w:anchor="_ENREF_64" w:tooltip="de Jong, 2013 #1231" w:history="1">
        <w:r w:rsidR="00026D55">
          <w:rPr>
            <w:noProof/>
          </w:rPr>
          <w:t>64</w:t>
        </w:r>
      </w:hyperlink>
      <w:r w:rsidR="00115617">
        <w:rPr>
          <w:noProof/>
        </w:rPr>
        <w:t>)</w:t>
      </w:r>
      <w:r w:rsidR="00C84304">
        <w:fldChar w:fldCharType="end"/>
      </w:r>
      <w:r w:rsidR="00574C8F">
        <w:t xml:space="preserve">.  </w:t>
      </w:r>
      <w:r w:rsidR="009524A8">
        <w:t xml:space="preserve"> </w:t>
      </w:r>
      <w:r w:rsidR="00D71C7B">
        <w:t>The estimated home</w:t>
      </w:r>
      <w:r w:rsidR="00565553">
        <w:t xml:space="preserve"> </w:t>
      </w:r>
      <w:r w:rsidR="00D71C7B">
        <w:t xml:space="preserve">ranges for the two groups of </w:t>
      </w:r>
      <w:r w:rsidR="00D71C7B">
        <w:rPr>
          <w:i/>
        </w:rPr>
        <w:t xml:space="preserve">P. vampyrus </w:t>
      </w:r>
      <w:r w:rsidR="00D71C7B">
        <w:t xml:space="preserve"> tracked in Malaysia were 64,000km</w:t>
      </w:r>
      <w:r w:rsidR="00D71C7B" w:rsidRPr="00D71C7B">
        <w:rPr>
          <w:vertAlign w:val="superscript"/>
        </w:rPr>
        <w:t>2</w:t>
      </w:r>
      <w:r w:rsidR="00D71C7B">
        <w:t xml:space="preserve"> and 128,000km</w:t>
      </w:r>
      <w:r w:rsidR="00D71C7B" w:rsidRPr="00D71C7B">
        <w:rPr>
          <w:vertAlign w:val="superscript"/>
        </w:rPr>
        <w:t>2</w:t>
      </w:r>
      <w:r w:rsidR="001E4AB8">
        <w:t xml:space="preserve">, significantly larger than </w:t>
      </w:r>
      <w:r w:rsidR="001E4AB8" w:rsidRPr="00B24F19">
        <w:rPr>
          <w:highlight w:val="yellow"/>
        </w:rPr>
        <w:t xml:space="preserve">the </w:t>
      </w:r>
      <w:r w:rsidR="00D71C7B" w:rsidRPr="00B24F19">
        <w:rPr>
          <w:highlight w:val="yellow"/>
        </w:rPr>
        <w:t>xxkm</w:t>
      </w:r>
      <w:r w:rsidR="00D71C7B" w:rsidRPr="00B24F19">
        <w:rPr>
          <w:highlight w:val="yellow"/>
          <w:vertAlign w:val="superscript"/>
        </w:rPr>
        <w:t>2</w:t>
      </w:r>
      <w:r w:rsidR="00D71C7B" w:rsidRPr="00B24F19">
        <w:rPr>
          <w:highlight w:val="yellow"/>
        </w:rPr>
        <w:t xml:space="preserve"> </w:t>
      </w:r>
      <w:r w:rsidR="001E4AB8" w:rsidRPr="00B24F19">
        <w:rPr>
          <w:highlight w:val="yellow"/>
        </w:rPr>
        <w:t>and YYkm</w:t>
      </w:r>
      <w:r w:rsidR="001E4AB8" w:rsidRPr="00B24F19">
        <w:rPr>
          <w:highlight w:val="yellow"/>
          <w:vertAlign w:val="superscript"/>
        </w:rPr>
        <w:t>2</w:t>
      </w:r>
      <w:r w:rsidR="001E4AB8">
        <w:t xml:space="preserve"> </w:t>
      </w:r>
      <w:r w:rsidR="00D71C7B">
        <w:t xml:space="preserve">for </w:t>
      </w:r>
      <w:r w:rsidR="00D71C7B">
        <w:rPr>
          <w:i/>
        </w:rPr>
        <w:t>P</w:t>
      </w:r>
      <w:r w:rsidR="001E4AB8">
        <w:rPr>
          <w:i/>
        </w:rPr>
        <w:t>.</w:t>
      </w:r>
      <w:r w:rsidR="00D71C7B">
        <w:rPr>
          <w:i/>
        </w:rPr>
        <w:t xml:space="preserve"> giganteus </w:t>
      </w:r>
      <w:r w:rsidR="00D71C7B">
        <w:t>in Bangladesh</w:t>
      </w:r>
      <w:r w:rsidR="001E4AB8">
        <w:t xml:space="preserve"> </w:t>
      </w:r>
      <w:r w:rsidR="001E4AB8">
        <w:fldChar w:fldCharType="begin"/>
      </w:r>
      <w:r w:rsidR="00115617">
        <w:instrText xml:space="preserve"> ADDIN EN.CITE &lt;EndNote&gt;&lt;Cite&gt;&lt;Author&gt;Epstein&lt;/Author&gt;&lt;Year&gt;2009&lt;/Year&gt;&lt;RecNum&gt;190&lt;/RecNum&gt;&lt;DisplayText&gt;(63)&lt;/DisplayText&gt;&lt;record&gt;&lt;rec-number&gt;190&lt;/rec-number&gt;&lt;foreign-keys&gt;&lt;key app="EN" db-id="r5fzsd95fdtz2ieptdrpa90ysad0vtrxzfwr" timestamp="1346439755"&gt;190&lt;/key&gt;&lt;/foreign-keys&gt;&lt;ref-type name="Journal Article"&gt;17&lt;/ref-type&gt;&lt;contributors&gt;&lt;authors&gt;&lt;author&gt;Epstein, J. H.&lt;/author&gt;&lt;author&gt;Olival, K. J.&lt;/author&gt;&lt;author&gt;Pulliam, J. R. C.&lt;/author&gt;&lt;author&gt;Smith, C.&lt;/author&gt;&lt;author&gt;Westrum, J.&lt;/author&gt;&lt;author&gt;Hughes, T.&lt;/author&gt;&lt;author&gt;Dobson, A. P.&lt;/author&gt;&lt;author&gt;Zubaid, A.&lt;/author&gt;&lt;author&gt;Rahman, S. A.&lt;/author&gt;&lt;author&gt;Basir, M. M.&lt;/author&gt;&lt;author&gt;Field, H. E.&lt;/author&gt;&lt;author&gt;Daszak, P.&lt;/author&gt;&lt;/authors&gt;&lt;/contributors&gt;&lt;titles&gt;&lt;title&gt;Pteropus vampyrus, a hunted migratory species with a multinational home-range and a need for regional management&lt;/title&gt;&lt;secondary-title&gt;Journal of Applied Ecology&lt;/secondary-title&gt;&lt;/titles&gt;&lt;periodical&gt;&lt;full-title&gt;Journal of Applied Ecology&lt;/full-title&gt;&lt;/periodical&gt;&lt;pages&gt;991-1002&lt;/pages&gt;&lt;volume&gt;46&lt;/volume&gt;&lt;number&gt;5&lt;/number&gt;&lt;dates&gt;&lt;year&gt;2009&lt;/year&gt;&lt;pub-dates&gt;&lt;date&gt;Oct&lt;/date&gt;&lt;/pub-dates&gt;&lt;/dates&gt;&lt;isbn&gt;0021-8901&lt;/isbn&gt;&lt;accession-num&gt;ISI:000270425100010&lt;/accession-num&gt;&lt;urls&gt;&lt;related-urls&gt;&lt;url&gt;&amp;lt;Go to ISI&amp;gt;://000270425100010&lt;/url&gt;&lt;/related-urls&gt;&lt;/urls&gt;&lt;electronic-resource-num&gt;10.1111/j.1365-2664.2009.01699.x&lt;/electronic-resource-num&gt;&lt;/record&gt;&lt;/Cite&gt;&lt;/EndNote&gt;</w:instrText>
      </w:r>
      <w:r w:rsidR="001E4AB8">
        <w:fldChar w:fldCharType="separate"/>
      </w:r>
      <w:r w:rsidR="00115617">
        <w:rPr>
          <w:noProof/>
        </w:rPr>
        <w:t>(</w:t>
      </w:r>
      <w:hyperlink w:anchor="_ENREF_63" w:tooltip="Epstein, 2009 #190" w:history="1">
        <w:r w:rsidR="00026D55">
          <w:rPr>
            <w:noProof/>
          </w:rPr>
          <w:t>63</w:t>
        </w:r>
      </w:hyperlink>
      <w:r w:rsidR="00115617">
        <w:rPr>
          <w:noProof/>
        </w:rPr>
        <w:t>)</w:t>
      </w:r>
      <w:r w:rsidR="001E4AB8">
        <w:fldChar w:fldCharType="end"/>
      </w:r>
      <w:r w:rsidR="001E4AB8">
        <w:t xml:space="preserve">. </w:t>
      </w:r>
      <w:r w:rsidR="00D71C7B">
        <w:t xml:space="preserve"> </w:t>
      </w:r>
      <w:r w:rsidR="004E04D5">
        <w:t xml:space="preserve">Pteropodid bat migration is </w:t>
      </w:r>
      <w:r w:rsidR="00B24F19">
        <w:t xml:space="preserve">primarily </w:t>
      </w:r>
      <w:r w:rsidR="004E04D5">
        <w:t xml:space="preserve">driven by food resource availability </w:t>
      </w:r>
      <w:r w:rsidR="004E04D5">
        <w:fldChar w:fldCharType="begin">
          <w:fldData xml:space="preserve">PEVuZE5vdGU+PENpdGU+PEF1dGhvcj5FYnk8L0F1dGhvcj48WWVhcj4xOTkxPC9ZZWFyPjxSZWNO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</w:fldData>
        </w:fldChar>
      </w:r>
      <w:r w:rsidR="00115617">
        <w:instrText xml:space="preserve"> ADDIN EN.CITE </w:instrText>
      </w:r>
      <w:r w:rsidR="00115617">
        <w:fldChar w:fldCharType="begin">
          <w:fldData xml:space="preserve">PEVuZE5vdGU+PENpdGU+PEF1dGhvcj5FYnk8L0F1dGhvcj48WWVhcj4xOTkxPC9ZZWFyPjxSZWNO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</w:fldData>
        </w:fldChar>
      </w:r>
      <w:r w:rsidR="00115617">
        <w:instrText xml:space="preserve"> ADDIN EN.CITE.DATA </w:instrText>
      </w:r>
      <w:r w:rsidR="00115617">
        <w:fldChar w:fldCharType="end"/>
      </w:r>
      <w:r w:rsidR="004E04D5">
        <w:fldChar w:fldCharType="separate"/>
      </w:r>
      <w:r w:rsidR="00115617">
        <w:rPr>
          <w:noProof/>
        </w:rPr>
        <w:t>(</w:t>
      </w:r>
      <w:hyperlink w:anchor="_ENREF_59" w:tooltip="Eby, 1991 #7" w:history="1">
        <w:r w:rsidR="00026D55">
          <w:rPr>
            <w:noProof/>
          </w:rPr>
          <w:t>59</w:t>
        </w:r>
      </w:hyperlink>
      <w:r w:rsidR="00115617">
        <w:rPr>
          <w:noProof/>
        </w:rPr>
        <w:t xml:space="preserve">, </w:t>
      </w:r>
      <w:hyperlink w:anchor="_ENREF_65" w:tooltip="Fleming, 2003 #17" w:history="1">
        <w:r w:rsidR="00026D55">
          <w:rPr>
            <w:noProof/>
          </w:rPr>
          <w:t>65</w:t>
        </w:r>
      </w:hyperlink>
      <w:r w:rsidR="00115617">
        <w:rPr>
          <w:noProof/>
        </w:rPr>
        <w:t xml:space="preserve">, </w:t>
      </w:r>
      <w:hyperlink w:anchor="_ENREF_66" w:tooltip="Richter, 2006 #64" w:history="1">
        <w:r w:rsidR="00026D55">
          <w:rPr>
            <w:noProof/>
          </w:rPr>
          <w:t>66</w:t>
        </w:r>
      </w:hyperlink>
      <w:r w:rsidR="00115617">
        <w:rPr>
          <w:noProof/>
        </w:rPr>
        <w:t>)</w:t>
      </w:r>
      <w:r w:rsidR="004E04D5">
        <w:fldChar w:fldCharType="end"/>
      </w:r>
      <w:r w:rsidR="004E04D5">
        <w:t xml:space="preserve">.  Pteropid bats in Malaysia </w:t>
      </w:r>
      <w:r w:rsidR="00C84304">
        <w:t xml:space="preserve">forage on wild </w:t>
      </w:r>
      <w:r w:rsidR="00C84304" w:rsidRPr="00C84304">
        <w:rPr>
          <w:i/>
        </w:rPr>
        <w:t>Ficus spp</w:t>
      </w:r>
      <w:r w:rsidR="00C84304">
        <w:t>. and other fruits and flowers</w:t>
      </w:r>
      <w:r w:rsidR="000207AA">
        <w:t>,</w:t>
      </w:r>
      <w:r w:rsidR="00C84304">
        <w:t xml:space="preserve"> </w:t>
      </w:r>
      <w:r w:rsidR="00EF5355">
        <w:t xml:space="preserve">which are seasonally </w:t>
      </w:r>
      <w:r w:rsidR="00C84304">
        <w:t>available</w:t>
      </w:r>
      <w:r w:rsidR="004E04D5">
        <w:t xml:space="preserve">, </w:t>
      </w:r>
      <w:r w:rsidR="00B24F19">
        <w:t xml:space="preserve">but they </w:t>
      </w:r>
      <w:r w:rsidR="004E04D5">
        <w:t xml:space="preserve">will exploit cultivated crops </w:t>
      </w:r>
      <w:r w:rsidR="000207AA">
        <w:t xml:space="preserve">at times </w:t>
      </w:r>
      <w:r w:rsidR="004E04D5">
        <w:t xml:space="preserve">when </w:t>
      </w:r>
      <w:r w:rsidR="00B24F19">
        <w:t xml:space="preserve">wild forage is </w:t>
      </w:r>
      <w:r w:rsidR="004E04D5">
        <w:t>less available</w:t>
      </w:r>
      <w:r w:rsidR="00C84304">
        <w:t xml:space="preserve"> </w:t>
      </w:r>
      <w:r w:rsidR="00EF5355">
        <w:fldChar w:fldCharType="begin"/>
      </w:r>
      <w:r w:rsidR="00115617">
        <w:instrText xml:space="preserve"> ADDIN EN.CITE &lt;EndNote&gt;&lt;Cite&gt;&lt;Author&gt;Numata&lt;/Author&gt;&lt;Year&gt;2003&lt;/Year&gt;&lt;RecNum&gt;85&lt;/RecNum&gt;&lt;DisplayText&gt;(67)&lt;/DisplayText&gt;&lt;record&gt;&lt;rec-number&gt;85&lt;/rec-number&gt;&lt;foreign-keys&gt;&lt;key app="EN" db-id="fwwepasfx050duez5dbvvedhx95ets950xxt" timestamp="1324307926"&gt;85&lt;/key&gt;&lt;/foreign-keys&gt;&lt;ref-type name="Journal Article"&gt;17&lt;/ref-type&gt;&lt;contributors&gt;&lt;authors&gt;&lt;author&gt;Numata, S.&lt;/author&gt;&lt;author&gt;Yasuda, M.&lt;/author&gt;&lt;author&gt;Okuda, T.&lt;/author&gt;&lt;author&gt;Kachi, N.&lt;/author&gt;&lt;author&gt;Noor, N. S. M.&lt;/author&gt;&lt;/authors&gt;&lt;/contributors&gt;&lt;titles&gt;&lt;title&gt;Temporal and spatial patterns of mass flowerings on the Malay Peninsula&lt;/title&gt;&lt;secondary-title&gt;American Journal of Botany&lt;/secondary-title&gt;&lt;/titles&gt;&lt;periodical&gt;&lt;full-title&gt;American Journal of Botany&lt;/full-title&gt;&lt;/periodical&gt;&lt;pages&gt;1025-1031&lt;/pages&gt;&lt;volume&gt;90&lt;/volume&gt;&lt;number&gt;7&lt;/number&gt;&lt;dates&gt;&lt;year&gt;2003&lt;/year&gt;&lt;pub-dates&gt;&lt;date&gt;Jul&lt;/date&gt;&lt;/pub-dates&gt;&lt;/dates&gt;&lt;isbn&gt;0002-9122&lt;/isbn&gt;&lt;accession-num&gt;WOS:000184310900008&lt;/accession-num&gt;&lt;urls&gt;&lt;related-urls&gt;&lt;url&gt;&amp;lt;Go to ISI&amp;gt;://WOS:000184310900008&lt;/url&gt;&lt;/related-urls&gt;&lt;/urls&gt;&lt;electronic-resource-num&gt;10.3732/ajb.90.7.1025&lt;/electronic-resource-num&gt;&lt;/record&gt;&lt;/Cite&gt;&lt;/EndNote&gt;</w:instrText>
      </w:r>
      <w:r w:rsidR="00EF5355">
        <w:fldChar w:fldCharType="separate"/>
      </w:r>
      <w:r w:rsidR="00115617">
        <w:rPr>
          <w:noProof/>
        </w:rPr>
        <w:t>(</w:t>
      </w:r>
      <w:hyperlink w:anchor="_ENREF_67" w:tooltip="Numata, 2003 #85" w:history="1">
        <w:r w:rsidR="00026D55">
          <w:rPr>
            <w:noProof/>
          </w:rPr>
          <w:t>67</w:t>
        </w:r>
      </w:hyperlink>
      <w:r w:rsidR="00115617">
        <w:rPr>
          <w:noProof/>
        </w:rPr>
        <w:t>)</w:t>
      </w:r>
      <w:r w:rsidR="00EF5355">
        <w:fldChar w:fldCharType="end"/>
      </w:r>
      <w:r w:rsidR="00C84304">
        <w:t xml:space="preserve">.    </w:t>
      </w:r>
      <w:r w:rsidR="00574C8F">
        <w:t xml:space="preserve">Bangladesh has a significantly less forest cover </w:t>
      </w:r>
      <w:r w:rsidR="00B24F19">
        <w:t>than Malaysia, presumably due to a greater human population density and land use</w:t>
      </w:r>
      <w:r w:rsidR="00574C8F">
        <w:t xml:space="preserve">.  Hahn et al. </w:t>
      </w:r>
      <w:r w:rsidR="00B24F19">
        <w:t xml:space="preserve">observed </w:t>
      </w:r>
      <w:r w:rsidR="00574C8F">
        <w:t xml:space="preserve">that </w:t>
      </w:r>
      <w:r w:rsidR="00574C8F">
        <w:rPr>
          <w:i/>
        </w:rPr>
        <w:t xml:space="preserve">P. giganteus </w:t>
      </w:r>
      <w:r w:rsidR="00B24F19">
        <w:t xml:space="preserve">in Bangladesh </w:t>
      </w:r>
      <w:r w:rsidR="00574C8F">
        <w:t>prefer to roost in humanized environments, with more forest fragmentation</w:t>
      </w:r>
      <w:r w:rsidR="00B24F19">
        <w:t xml:space="preserve"> </w:t>
      </w:r>
      <w:r w:rsidR="00574C8F">
        <w:fldChar w:fldCharType="begin"/>
      </w:r>
      <w:r w:rsidR="00CE607D">
        <w:instrText xml:space="preserve"> ADDIN EN.CITE &lt;EndNote&gt;&lt;Cite&gt;&lt;Author&gt;Hahn&lt;/Author&gt;&lt;Year&gt;2014&lt;/Year&gt;&lt;RecNum&gt;1303&lt;/RecNum&gt;&lt;DisplayText&gt;(41)&lt;/DisplayText&gt;&lt;record&gt;&lt;rec-number&gt;1303&lt;/rec-number&gt;&lt;foreign-keys&gt;&lt;key app="EN" db-id="r5fzsd95fdtz2ieptdrpa90ysad0vtrxzfwr" timestamp="1407181364"&gt;1303&lt;/key&gt;&lt;/foreign-keys&gt;&lt;ref-type name="Journal Article"&gt;17&lt;/ref-type&gt;&lt;contributors&gt;&lt;authors&gt;&lt;author&gt;Hahn, Micah B.&lt;/author&gt;&lt;author&gt;Gurley, Emily S.&lt;/author&gt;&lt;author&gt;Epstein, Jonathan H.&lt;/author&gt;&lt;author&gt;Islam, Mohammad S.&lt;/author&gt;&lt;author&gt;Patz, Jonathan A.&lt;/author&gt;&lt;author&gt;Daszak, Peter&lt;/author&gt;&lt;author&gt;Luby, Stephen P.&lt;/author&gt;&lt;/authors&gt;&lt;/contributors&gt;&lt;titles&gt;&lt;title&gt;The Role of Landscape Composition and Configuration on Pteropus giganteus Roosting Ecology and Nipah Virus Spillover Risk in Bangladesh&lt;/title&gt;&lt;secondary-title&gt;American Journal of Tropical Medicine and Hygiene&lt;/secondary-title&gt;&lt;/titles&gt;&lt;periodical&gt;&lt;full-title&gt;American Journal of Tropical Medicine and Hygiene&lt;/full-title&gt;&lt;/periodical&gt;&lt;pages&gt;247-255&lt;/pages&gt;&lt;volume&gt;90&lt;/volume&gt;&lt;number&gt;2&lt;/number&gt;&lt;dates&gt;&lt;year&gt;2014&lt;/year&gt;&lt;pub-dates&gt;&lt;date&gt;Feb&lt;/date&gt;&lt;/pub-dates&gt;&lt;/dates&gt;&lt;isbn&gt;0002-9637; 1476-1645&lt;/isbn&gt;&lt;accession-num&gt;WOS:000331009000010&lt;/accession-num&gt;&lt;urls&gt;&lt;related-urls&gt;&lt;url&gt;&amp;lt;Go to ISI&amp;gt;://WOS:000331009000010&lt;/url&gt;&lt;/related-urls&gt;&lt;/urls&gt;&lt;electronic-resource-num&gt;10.4269/ajtmh.13-0256&lt;/electronic-resource-num&gt;&lt;/record&gt;&lt;/Cite&gt;&lt;/EndNote&gt;</w:instrText>
      </w:r>
      <w:r w:rsidR="00574C8F">
        <w:fldChar w:fldCharType="separate"/>
      </w:r>
      <w:r w:rsidR="00CE607D">
        <w:rPr>
          <w:noProof/>
        </w:rPr>
        <w:t>(</w:t>
      </w:r>
      <w:hyperlink w:anchor="_ENREF_41" w:tooltip="Hahn, 2014 #1303" w:history="1">
        <w:r w:rsidR="00026D55">
          <w:rPr>
            <w:noProof/>
          </w:rPr>
          <w:t>41</w:t>
        </w:r>
      </w:hyperlink>
      <w:r w:rsidR="00CE607D">
        <w:rPr>
          <w:noProof/>
        </w:rPr>
        <w:t>)</w:t>
      </w:r>
      <w:r w:rsidR="00574C8F">
        <w:fldChar w:fldCharType="end"/>
      </w:r>
      <w:r w:rsidR="00574C8F">
        <w:t xml:space="preserve">. </w:t>
      </w:r>
      <w:r w:rsidR="00B24F19">
        <w:t>This may be due to the fact that there is generally cultivated fruit and roosting habitat readily available in villages</w:t>
      </w:r>
      <w:r w:rsidR="00B2611B">
        <w:t>, and villages comprise the majority of the landscape across Bangladesh</w:t>
      </w:r>
      <w:r w:rsidR="00B24F19">
        <w:t xml:space="preserve">.  </w:t>
      </w:r>
      <w:r w:rsidR="000207AA">
        <w:t xml:space="preserve">Many towns and villages have </w:t>
      </w:r>
      <w:r w:rsidR="000207AA">
        <w:rPr>
          <w:i/>
        </w:rPr>
        <w:t xml:space="preserve">P. giganteus </w:t>
      </w:r>
      <w:r w:rsidR="000207AA">
        <w:t xml:space="preserve">roosts, and they </w:t>
      </w:r>
      <w:r w:rsidR="00583074">
        <w:t xml:space="preserve">are generally well </w:t>
      </w:r>
      <w:r w:rsidR="000207AA">
        <w:t>tolerated (Epstein, unpublished obs.). As in Malaysia, flying foxes</w:t>
      </w:r>
      <w:r w:rsidR="00574C8F">
        <w:t xml:space="preserve"> are hunted and eaten in Bangladesh</w:t>
      </w:r>
      <w:r w:rsidR="00013793">
        <w:t xml:space="preserve">, </w:t>
      </w:r>
      <w:r w:rsidR="000207AA">
        <w:t xml:space="preserve">but </w:t>
      </w:r>
      <w:r w:rsidR="00013793">
        <w:t xml:space="preserve">hunters use nets rather than guns, </w:t>
      </w:r>
      <w:r w:rsidR="000207AA">
        <w:t>which is less likely to cause</w:t>
      </w:r>
      <w:r w:rsidR="00013793">
        <w:t xml:space="preserve"> the evacuation of roosts</w:t>
      </w:r>
      <w:r w:rsidR="000207AA">
        <w:t xml:space="preserve">.  The pervasive practice of hunting flying foxes for sport and food in Malaysia </w:t>
      </w:r>
      <w:r w:rsidR="00583074">
        <w:t xml:space="preserve">likely </w:t>
      </w:r>
      <w:r w:rsidR="00803D47">
        <w:t xml:space="preserve">contribute to the transience of many roosts and the </w:t>
      </w:r>
      <w:r w:rsidR="00583074">
        <w:t xml:space="preserve">presence </w:t>
      </w:r>
      <w:r w:rsidR="00803D47">
        <w:t xml:space="preserve">of less </w:t>
      </w:r>
      <w:r w:rsidR="00583074">
        <w:t xml:space="preserve">easily </w:t>
      </w:r>
      <w:r w:rsidR="00803D47">
        <w:t>accessible roosts</w:t>
      </w:r>
      <w:r w:rsidR="00013793">
        <w:t xml:space="preserve"> deep within the forest </w:t>
      </w:r>
      <w:r w:rsidR="00013793">
        <w:fldChar w:fldCharType="begin"/>
      </w:r>
      <w:r w:rsidR="00115617">
        <w:instrText xml:space="preserve"> ADDIN EN.CITE &lt;EndNote&gt;&lt;Cite&gt;&lt;Author&gt;Epstein&lt;/Author&gt;&lt;Year&gt;2009&lt;/Year&gt;&lt;RecNum&gt;190&lt;/RecNum&gt;&lt;DisplayText&gt;(63)&lt;/DisplayText&gt;&lt;record&gt;&lt;rec-number&gt;190&lt;/rec-number&gt;&lt;foreign-keys&gt;&lt;key app="EN" db-id="r5fzsd95fdtz2ieptdrpa90ysad0vtrxzfwr" timestamp="1346439755"&gt;190&lt;/key&gt;&lt;/foreign-keys&gt;&lt;ref-type name="Journal Article"&gt;17&lt;/ref-type&gt;&lt;contributors&gt;&lt;authors&gt;&lt;author&gt;Epstein, J. H.&lt;/author&gt;&lt;author&gt;Olival, K. J.&lt;/author&gt;&lt;author&gt;Pulliam, J. R. C.&lt;/author&gt;&lt;author&gt;Smith, C.&lt;/author&gt;&lt;author&gt;Westrum, J.&lt;/author&gt;&lt;author&gt;Hughes, T.&lt;/author&gt;&lt;author&gt;Dobson, A. P.&lt;/author&gt;&lt;author&gt;Zubaid, A.&lt;/author&gt;&lt;author&gt;Rahman, S. A.&lt;/author&gt;&lt;author&gt;Basir, M. M.&lt;/author&gt;&lt;author&gt;Field, H. E.&lt;/author&gt;&lt;author&gt;Daszak, P.&lt;/author&gt;&lt;/authors&gt;&lt;/contributors&gt;&lt;titles&gt;&lt;title&gt;Pteropus vampyrus, a hunted migratory species with a multinational home-range and a need for regional management&lt;/title&gt;&lt;secondary-title&gt;Journal of Applied Ecology&lt;/secondary-title&gt;&lt;/titles&gt;&lt;periodical&gt;&lt;full-title&gt;Journal of Applied Ecology&lt;/full-title&gt;&lt;/periodical&gt;&lt;pages&gt;991-1002&lt;/pages&gt;&lt;volume&gt;46&lt;/volume&gt;&lt;number&gt;5&lt;/number&gt;&lt;dates&gt;&lt;year&gt;2009&lt;/year&gt;&lt;pub-dates&gt;&lt;date&gt;Oct&lt;/date&gt;&lt;/pub-dates&gt;&lt;/dates&gt;&lt;isbn&gt;0021-8901&lt;/isbn&gt;&lt;accession-num&gt;ISI:000270425100010&lt;/accession-num&gt;&lt;urls&gt;&lt;related-urls&gt;&lt;url&gt;&amp;lt;Go to ISI&amp;gt;://000270425100010&lt;/url&gt;&lt;/related-urls&gt;&lt;/urls&gt;&lt;electronic-resource-num&gt;10.1111/j.1365-2664.2009.01699.x&lt;/electronic-resource-num&gt;&lt;/record&gt;&lt;/Cite&gt;&lt;/EndNote&gt;</w:instrText>
      </w:r>
      <w:r w:rsidR="00013793">
        <w:fldChar w:fldCharType="separate"/>
      </w:r>
      <w:r w:rsidR="00115617">
        <w:rPr>
          <w:noProof/>
        </w:rPr>
        <w:t>(</w:t>
      </w:r>
      <w:hyperlink w:anchor="_ENREF_63" w:tooltip="Epstein, 2009 #190" w:history="1">
        <w:r w:rsidR="00026D55">
          <w:rPr>
            <w:noProof/>
          </w:rPr>
          <w:t>63</w:t>
        </w:r>
      </w:hyperlink>
      <w:r w:rsidR="00115617">
        <w:rPr>
          <w:noProof/>
        </w:rPr>
        <w:t>)</w:t>
      </w:r>
      <w:r w:rsidR="00013793">
        <w:fldChar w:fldCharType="end"/>
      </w:r>
      <w:r w:rsidR="00013793">
        <w:t xml:space="preserve">.  </w:t>
      </w:r>
    </w:p>
    <w:p w14:paraId="41BD8981" w14:textId="0F7D67A8" w:rsidR="00B42600" w:rsidRDefault="00B42600" w:rsidP="00B42600">
      <w:r>
        <w:t xml:space="preserve">Movement patterns observed in </w:t>
      </w:r>
      <w:r>
        <w:rPr>
          <w:i/>
        </w:rPr>
        <w:t xml:space="preserve">P. giganteus </w:t>
      </w:r>
      <w:r>
        <w:t xml:space="preserve">support some degree of connectivity among colonies within a given radius, as seen with other members of </w:t>
      </w:r>
      <w:r>
        <w:rPr>
          <w:i/>
        </w:rPr>
        <w:t xml:space="preserve">Pteropus </w:t>
      </w:r>
      <w:r>
        <w:rPr>
          <w:i/>
        </w:rPr>
        <w:fldChar w:fldCharType="begin">
          <w:fldData xml:space="preserve">PEVuZE5vdGU+PENpdGU+PEF1dGhvcj5FcHN0ZWluPC9BdXRob3I+PFllYXI+MjAwOTwvWWVhcj48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</w:fldData>
        </w:fldChar>
      </w:r>
      <w:r w:rsidR="00115617">
        <w:rPr>
          <w:i/>
        </w:rPr>
        <w:instrText xml:space="preserve"> ADDIN EN.CITE </w:instrText>
      </w:r>
      <w:r w:rsidR="00115617">
        <w:rPr>
          <w:i/>
        </w:rPr>
        <w:fldChar w:fldCharType="begin">
          <w:fldData xml:space="preserve">PEVuZE5vdGU+PENpdGU+PEF1dGhvcj5FcHN0ZWluPC9BdXRob3I+PFllYXI+MjAwOTwvWWVhcj48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</w:fldData>
        </w:fldChar>
      </w:r>
      <w:r w:rsidR="00115617">
        <w:rPr>
          <w:i/>
        </w:rPr>
        <w:instrText xml:space="preserve"> ADDIN EN.CITE.DATA </w:instrText>
      </w:r>
      <w:r w:rsidR="00115617">
        <w:rPr>
          <w:i/>
        </w:rPr>
      </w:r>
      <w:r w:rsidR="00115617">
        <w:rPr>
          <w:i/>
        </w:rPr>
        <w:fldChar w:fldCharType="end"/>
      </w:r>
      <w:r>
        <w:rPr>
          <w:i/>
        </w:rPr>
        <w:fldChar w:fldCharType="separate"/>
      </w:r>
      <w:r w:rsidR="00115617">
        <w:rPr>
          <w:i/>
          <w:noProof/>
        </w:rPr>
        <w:t>(</w:t>
      </w:r>
      <w:hyperlink w:anchor="_ENREF_59" w:tooltip="Eby, 1991 #7" w:history="1">
        <w:r w:rsidR="00026D55">
          <w:rPr>
            <w:i/>
            <w:noProof/>
          </w:rPr>
          <w:t>59</w:t>
        </w:r>
      </w:hyperlink>
      <w:r w:rsidR="00115617">
        <w:rPr>
          <w:i/>
          <w:noProof/>
        </w:rPr>
        <w:t xml:space="preserve">, </w:t>
      </w:r>
      <w:hyperlink w:anchor="_ENREF_63" w:tooltip="Epstein, 2009 #190" w:history="1">
        <w:r w:rsidR="00026D55">
          <w:rPr>
            <w:i/>
            <w:noProof/>
          </w:rPr>
          <w:t>63</w:t>
        </w:r>
      </w:hyperlink>
      <w:r w:rsidR="00115617">
        <w:rPr>
          <w:i/>
          <w:noProof/>
        </w:rPr>
        <w:t xml:space="preserve">, </w:t>
      </w:r>
      <w:hyperlink w:anchor="_ENREF_64" w:tooltip="de Jong, 2013 #1231" w:history="1">
        <w:r w:rsidR="00026D55">
          <w:rPr>
            <w:i/>
            <w:noProof/>
          </w:rPr>
          <w:t>64</w:t>
        </w:r>
      </w:hyperlink>
      <w:r w:rsidR="00115617">
        <w:rPr>
          <w:i/>
          <w:noProof/>
        </w:rPr>
        <w:t xml:space="preserve">, </w:t>
      </w:r>
      <w:hyperlink w:anchor="_ENREF_68" w:tooltip="Plowright, 2011 #1468" w:history="1">
        <w:r w:rsidR="00026D55">
          <w:rPr>
            <w:i/>
            <w:noProof/>
          </w:rPr>
          <w:t>68</w:t>
        </w:r>
      </w:hyperlink>
      <w:r w:rsidR="00115617">
        <w:rPr>
          <w:i/>
          <w:noProof/>
        </w:rPr>
        <w:t xml:space="preserve">, </w:t>
      </w:r>
      <w:hyperlink w:anchor="_ENREF_69" w:tooltip="Tidemann, 2011 #100" w:history="1">
        <w:r w:rsidR="00026D55">
          <w:rPr>
            <w:i/>
            <w:noProof/>
          </w:rPr>
          <w:t>69</w:t>
        </w:r>
      </w:hyperlink>
      <w:r w:rsidR="00115617">
        <w:rPr>
          <w:i/>
          <w:noProof/>
        </w:rPr>
        <w:t>)</w:t>
      </w:r>
      <w:r>
        <w:rPr>
          <w:i/>
        </w:rPr>
        <w:fldChar w:fldCharType="end"/>
      </w:r>
      <w:r>
        <w:t xml:space="preserve">.  A metapopulation structure creates connectivity among susceptible bats across the larger landscape, supporting persistence of henipaviruses even at low incidence, as suggested by </w:t>
      </w:r>
      <w:r w:rsidRPr="00CD0021">
        <w:t>Plowright et al.</w:t>
      </w:r>
      <w:r w:rsidRPr="00644D65">
        <w:t xml:space="preserve"> </w:t>
      </w:r>
      <w:r w:rsidRPr="00CD0021">
        <w:fldChar w:fldCharType="begin"/>
      </w:r>
      <w:r w:rsidR="00115617">
        <w:instrText xml:space="preserve"> ADDIN EN.CITE &lt;EndNote&gt;&lt;Cite&gt;&lt;Author&gt;Plowright&lt;/Author&gt;&lt;Year&gt;2015&lt;/Year&gt;&lt;RecNum&gt;1464&lt;/RecNum&gt;&lt;DisplayText&gt;(70)&lt;/DisplayText&gt;&lt;record&gt;&lt;rec-number&gt;1464&lt;/rec-number&gt;&lt;foreign-keys&gt;&lt;key app="EN" db-id="r5fzsd95fdtz2ieptdrpa90ysad0vtrxzfwr" timestamp="1432171463"&gt;1464&lt;/key&gt;&lt;/foreign-keys&gt;&lt;ref-type name="Journal Article"&gt;17&lt;/ref-type&gt;&lt;contributors&gt;&lt;authors&gt;&lt;author&gt;Plowright, Raina K.&lt;/author&gt;&lt;author&gt;Eby, Peggy&lt;/author&gt;&lt;author&gt;Hudson, Peter J.&lt;/author&gt;&lt;author&gt;Smith, Ina L.&lt;/author&gt;&lt;author&gt;Westcott, David&lt;/author&gt;&lt;author&gt;Bryden, Wayne L.&lt;/author&gt;&lt;author&gt;Middleton, Deborah&lt;/author&gt;&lt;author&gt;Reid, Peter A.&lt;/author&gt;&lt;author&gt;McFarlane, Rosemary A.&lt;/author&gt;&lt;author&gt;Martin, Gerardo&lt;/author&gt;&lt;author&gt;Tabor, Gary M.&lt;/author&gt;&lt;author&gt;Skerratt, Lee F.&lt;/author&gt;&lt;author&gt;Anderson, Dale L.&lt;/author&gt;&lt;author&gt;Crameri, Gary&lt;/author&gt;&lt;author&gt;Quammen, David&lt;/author&gt;&lt;author&gt;Jordan, David&lt;/author&gt;&lt;author&gt;Freeman, Paul&lt;/author&gt;&lt;author&gt;Wang, Lin-Fa&lt;/author&gt;&lt;author&gt;Epstein, Jonathan H.&lt;/author&gt;&lt;author&gt;Marsh, Glenn A.&lt;/author&gt;&lt;author&gt;Kung, Nina Y.&lt;/author&gt;&lt;author&gt;McCallum, Hamish&lt;/author&gt;&lt;/authors&gt;&lt;/contributors&gt;&lt;titles&gt;&lt;title&gt;Ecological dynamics of emerging bat virus spillover&lt;/title&gt;&lt;secondary-title&gt;Proceedings of the Royal Society B-Biological Sciences&lt;/secondary-title&gt;&lt;/titles&gt;&lt;periodical&gt;&lt;full-title&gt;Proceedings of the Royal Society B-Biological Sciences&lt;/full-title&gt;&lt;/periodical&gt;&lt;volume&gt;282&lt;/volume&gt;&lt;number&gt;1798&lt;/number&gt;&lt;dates&gt;&lt;year&gt;2015&lt;/year&gt;&lt;pub-dates&gt;&lt;date&gt;Jan 7&lt;/date&gt;&lt;/pub-dates&gt;&lt;/dates&gt;&lt;isbn&gt;0962-8452&lt;/isbn&gt;&lt;accession-num&gt;WOS:000344595000009&lt;/accession-num&gt;&lt;urls&gt;&lt;related-urls&gt;&lt;url&gt;&amp;lt;Go to ISI&amp;gt;://WOS:000344595000009&lt;/url&gt;&lt;/related-urls&gt;&lt;/urls&gt;&lt;custom7&gt;20142124&lt;/custom7&gt;&lt;electronic-resource-num&gt;10.1098/rspb.2014.2124&lt;/electronic-resource-num&gt;&lt;/record&gt;&lt;/Cite&gt;&lt;/EndNote&gt;</w:instrText>
      </w:r>
      <w:r w:rsidRPr="00CD0021">
        <w:fldChar w:fldCharType="separate"/>
      </w:r>
      <w:r w:rsidR="00115617">
        <w:rPr>
          <w:noProof/>
        </w:rPr>
        <w:t>(</w:t>
      </w:r>
      <w:hyperlink w:anchor="_ENREF_70" w:tooltip="Plowright, 2015 #1464" w:history="1">
        <w:r w:rsidR="00026D55">
          <w:rPr>
            <w:noProof/>
          </w:rPr>
          <w:t>70</w:t>
        </w:r>
      </w:hyperlink>
      <w:r w:rsidR="00115617">
        <w:rPr>
          <w:noProof/>
        </w:rPr>
        <w:t>)</w:t>
      </w:r>
      <w:r w:rsidRPr="00CD0021">
        <w:fldChar w:fldCharType="end"/>
      </w:r>
      <w:r w:rsidRPr="00CD0021">
        <w:t>.</w:t>
      </w:r>
      <w:r>
        <w:t xml:space="preserve">  The more sedentary nature of </w:t>
      </w:r>
      <w:r w:rsidRPr="006A2F68">
        <w:rPr>
          <w:i/>
        </w:rPr>
        <w:t>P. giganteus</w:t>
      </w:r>
      <w:r>
        <w:t xml:space="preserve"> coupled with an acute infectious period for Nipah virus may create a more patchy landscape of viral dynamics across bat populations in Bangladesh and may explain the spatial diversity seen in disparate populations (Faridpur vs. Comilla) and by proxy, in human cases from different localities </w:t>
      </w:r>
      <w:r>
        <w:fldChar w:fldCharType="begin"/>
      </w:r>
      <w:r w:rsidR="00115617">
        <w:instrText xml:space="preserve"> ADDIN EN.CITE &lt;EndNote&gt;&lt;Cite&gt;&lt;Author&gt;Plowright&lt;/Author&gt;&lt;Year&gt;2015&lt;/Year&gt;&lt;RecNum&gt;1464&lt;/RecNum&gt;&lt;DisplayText&gt;(70)&lt;/DisplayText&gt;&lt;record&gt;&lt;rec-number&gt;1464&lt;/rec-number&gt;&lt;foreign-keys&gt;&lt;key app="EN" db-id="r5fzsd95fdtz2ieptdrpa90ysad0vtrxzfwr" timestamp="1432171463"&gt;1464&lt;/key&gt;&lt;/foreign-keys&gt;&lt;ref-type name="Journal Article"&gt;17&lt;/ref-type&gt;&lt;contributors&gt;&lt;authors&gt;&lt;author&gt;Plowright, Raina K.&lt;/author&gt;&lt;author&gt;Eby, Peggy&lt;/author&gt;&lt;author&gt;Hudson, Peter J.&lt;/author&gt;&lt;author&gt;Smith, Ina L.&lt;/author&gt;&lt;author&gt;Westcott, David&lt;/author&gt;&lt;author&gt;Bryden, Wayne L.&lt;/author&gt;&lt;author&gt;Middleton, Deborah&lt;/author&gt;&lt;author&gt;Reid, Peter A.&lt;/author&gt;&lt;author&gt;McFarlane, Rosemary A.&lt;/author&gt;&lt;author&gt;Martin, Gerardo&lt;/author&gt;&lt;author&gt;Tabor, Gary M.&lt;/author&gt;&lt;author&gt;Skerratt, Lee F.&lt;/author&gt;&lt;author&gt;Anderson, Dale L.&lt;/author&gt;&lt;author&gt;Crameri, Gary&lt;/author&gt;&lt;author&gt;Quammen, David&lt;/author&gt;&lt;author&gt;Jordan, David&lt;/author&gt;&lt;author&gt;Freeman, Paul&lt;/author&gt;&lt;author&gt;Wang, Lin-Fa&lt;/author&gt;&lt;author&gt;Epstein, Jonathan H.&lt;/author&gt;&lt;author&gt;Marsh, Glenn A.&lt;/author&gt;&lt;author&gt;Kung, Nina Y.&lt;/author&gt;&lt;author&gt;McCallum, Hamish&lt;/author&gt;&lt;/authors&gt;&lt;/contributors&gt;&lt;titles&gt;&lt;title&gt;Ecological dynamics of emerging bat virus spillover&lt;/title&gt;&lt;secondary-title&gt;Proceedings of the Royal Society B-Biological Sciences&lt;/secondary-title&gt;&lt;/titles&gt;&lt;periodical&gt;&lt;full-title&gt;Proceedings of the Royal Society B-Biological Sciences&lt;/full-title&gt;&lt;/periodical&gt;&lt;volume&gt;282&lt;/volume&gt;&lt;number&gt;1798&lt;/number&gt;&lt;dates&gt;&lt;year&gt;2015&lt;/year&gt;&lt;pub-dates&gt;&lt;date&gt;Jan 7&lt;/date&gt;&lt;/pub-dates&gt;&lt;/dates&gt;&lt;isbn&gt;0962-8452&lt;/isbn&gt;&lt;accession-num&gt;WOS:000344595000009&lt;/accession-num&gt;&lt;urls&gt;&lt;related-urls&gt;&lt;url&gt;&amp;lt;Go to ISI&amp;gt;://WOS:000344595000009&lt;/url&gt;&lt;/related-urls&gt;&lt;/urls&gt;&lt;custom7&gt;20142124&lt;/custom7&gt;&lt;electronic-resource-num&gt;10.1098/rspb.2014.2124&lt;/electronic-resource-num&gt;&lt;/record&gt;&lt;/Cite&gt;&lt;/EndNote&gt;</w:instrText>
      </w:r>
      <w:r>
        <w:fldChar w:fldCharType="separate"/>
      </w:r>
      <w:r w:rsidR="00115617">
        <w:rPr>
          <w:noProof/>
        </w:rPr>
        <w:t>(</w:t>
      </w:r>
      <w:hyperlink w:anchor="_ENREF_70" w:tooltip="Plowright, 2015 #1464" w:history="1">
        <w:r w:rsidR="00026D55">
          <w:rPr>
            <w:noProof/>
          </w:rPr>
          <w:t>70</w:t>
        </w:r>
      </w:hyperlink>
      <w:r w:rsidR="00115617">
        <w:rPr>
          <w:noProof/>
        </w:rPr>
        <w:t>)</w:t>
      </w:r>
      <w:r>
        <w:fldChar w:fldCharType="end"/>
      </w:r>
      <w:r>
        <w:t xml:space="preserve">.  We acknowledge that the limited number of sequences detected, and the relatively short region of the N gene used for phylogenetic analysis doesn’t allow us to rule out that there are diverse strains co-circulating in Faridpur, or that the diversity in human NiV sequences might simply be a reflection of mutation that occurred when the virus jumped from bats to humans.  </w:t>
      </w:r>
    </w:p>
    <w:p w14:paraId="1F50F80D" w14:textId="369924AE" w:rsidR="00B42600" w:rsidRDefault="00B42600" w:rsidP="00B42600">
      <w:r>
        <w:t xml:space="preserve">Connectivity among bats may not be necessary to maintain Nipah virus within colonies.  Persistently infected individuals that experience recrudescence intermittently could trigger an outbreak if seroprevalence in a population was low enough to limit the protective effect of herd immunity.  Nipah virus recrudescence, has been observed in </w:t>
      </w:r>
      <w:r>
        <w:rPr>
          <w:i/>
        </w:rPr>
        <w:t>Pteropus vampyrus</w:t>
      </w:r>
      <w:r>
        <w:t xml:space="preserve"> </w:t>
      </w:r>
      <w:r>
        <w:fldChar w:fldCharType="begin"/>
      </w:r>
      <w:r w:rsidR="00115617">
        <w:instrText xml:space="preserve"> ADDIN EN.CITE &lt;EndNote&gt;&lt;Cite&gt;&lt;Author&gt;Rahman&lt;/Author&gt;&lt;Year&gt;2011&lt;/Year&gt;&lt;RecNum&gt;586&lt;/RecNum&gt;&lt;DisplayText&gt;(71)&lt;/DisplayText&gt;&lt;record&gt;&lt;rec-number&gt;586&lt;/rec-number&gt;&lt;foreign-keys&gt;&lt;key app="EN" db-id="r5fzsd95fdtz2ieptdrpa90ysad0vtrxzfwr" timestamp="1346439756"&gt;586&lt;/key&gt;&lt;/foreign-keys&gt;&lt;ref-type name="Journal Article"&gt;17&lt;/ref-type&gt;&lt;contributors&gt;&lt;authors&gt;&lt;author&gt;Rahman, S.A.,&lt;/author&gt;&lt;author&gt;Hassan, L.&lt;/author&gt;&lt;author&gt;Sharifah, S. H.&lt;/author&gt;&lt;author&gt;Lazarus, K.&lt;/author&gt;&lt;author&gt;Zaini, C. M.&lt;/author&gt;&lt;author&gt;Epstein, J. H.&lt;/author&gt;&lt;author&gt;Naim, N. S.&lt;/author&gt;&lt;author&gt;Field, H. E.&lt;/author&gt;&lt;author&gt;Arshad, S. S.&lt;/author&gt;&lt;author&gt;Aziz, J. A.&lt;/author&gt;&lt;author&gt;Daszak, P.&lt;/author&gt;&lt;author&gt;EcoHlth, Alliance&lt;/author&gt;&lt;/authors&gt;&lt;/contributors&gt;&lt;titles&gt;&lt;title&gt;&lt;style face="normal" font="default" size="100%"&gt;Evidence for Nipah virus recrudescence and serological patterns of captive&lt;/style&gt;&lt;style face="italic" font="default" size="100%"&gt; Pteropus vampyrus&lt;/style&gt;&lt;/title&gt;&lt;secondary-title&gt;Epidemiology and Infection&lt;/secondary-title&gt;&lt;/titles&gt;&lt;periodical&gt;&lt;full-title&gt;Epidemiology and Infection&lt;/full-title&gt;&lt;/periodical&gt;&lt;pages&gt;1570-1579&lt;/pages&gt;&lt;volume&gt;139&lt;/volume&gt;&lt;number&gt;10&lt;/number&gt;&lt;dates&gt;&lt;year&gt;2011&lt;/year&gt;&lt;pub-dates&gt;&lt;date&gt;Oct&lt;/date&gt;&lt;/pub-dates&gt;&lt;/dates&gt;&lt;isbn&gt;0950-2688&lt;/isbn&gt;&lt;accession-num&gt;WOS:000295592900016&lt;/accession-num&gt;&lt;urls&gt;&lt;related-urls&gt;&lt;url&gt;&amp;lt;Go to ISI&amp;gt;://WOS:000295592900016&lt;/url&gt;&lt;/related-urls&gt;&lt;/urls&gt;&lt;electronic-resource-num&gt;10.1017/s0950268811000550&lt;/electronic-resource-num&gt;&lt;/record&gt;&lt;/Cite&gt;&lt;/EndNote&gt;</w:instrText>
      </w:r>
      <w:r>
        <w:fldChar w:fldCharType="separate"/>
      </w:r>
      <w:r w:rsidR="00115617">
        <w:rPr>
          <w:noProof/>
        </w:rPr>
        <w:t>(</w:t>
      </w:r>
      <w:hyperlink w:anchor="_ENREF_71" w:tooltip="Rahman, 2011 #586" w:history="1">
        <w:r w:rsidR="00026D55">
          <w:rPr>
            <w:noProof/>
          </w:rPr>
          <w:t>71</w:t>
        </w:r>
      </w:hyperlink>
      <w:r w:rsidR="00115617">
        <w:rPr>
          <w:noProof/>
        </w:rPr>
        <w:t>)</w:t>
      </w:r>
      <w:r>
        <w:fldChar w:fldCharType="end"/>
      </w:r>
      <w:r>
        <w:t>.</w:t>
      </w:r>
      <w:r>
        <w:rPr>
          <w:i/>
        </w:rPr>
        <w:t xml:space="preserve">  </w:t>
      </w:r>
      <w:r>
        <w:t xml:space="preserve">We </w:t>
      </w:r>
      <w:r w:rsidRPr="00CD0021">
        <w:t xml:space="preserve">observed the loss of IgG antibodies in </w:t>
      </w:r>
      <w:r>
        <w:t xml:space="preserve">individual </w:t>
      </w:r>
      <w:r w:rsidRPr="00CD0021">
        <w:t xml:space="preserve">recaptured bats, </w:t>
      </w:r>
      <w:r>
        <w:t xml:space="preserve">as well as a gradual decline in seroprevalence in Faridpur, </w:t>
      </w:r>
      <w:r w:rsidRPr="00CD0021">
        <w:t>which</w:t>
      </w:r>
      <w:r>
        <w:t xml:space="preserve"> suggest that immunity to Nipah virus is not life-long in </w:t>
      </w:r>
      <w:r>
        <w:rPr>
          <w:i/>
        </w:rPr>
        <w:t xml:space="preserve">P. </w:t>
      </w:r>
      <w:r w:rsidRPr="00F62A1C">
        <w:rPr>
          <w:i/>
        </w:rPr>
        <w:t>giganteus</w:t>
      </w:r>
      <w:r>
        <w:rPr>
          <w:i/>
        </w:rPr>
        <w:t xml:space="preserve">.  </w:t>
      </w:r>
      <w:r>
        <w:t>Had our study continued, we would expect that eventually adult seroprevalence would drop below a threshold after which a large outbreak could occur, causing a spike in seroprevalence.  This may have occurred after 2006, when we first sampled the Faripur/Rajbari population and found a 20% seroprevalence in both adults and juveniles.  The next sample from this population was in 2007 and seroprevalence doubled in juveniles and nearly quadrupled in adults (</w:t>
      </w:r>
      <w:r w:rsidRPr="004727C8">
        <w:rPr>
          <w:b/>
        </w:rPr>
        <w:t>Figure 3</w:t>
      </w:r>
      <w:r>
        <w:t xml:space="preserve">).  Another instance of the adult population dropping below a </w:t>
      </w:r>
      <w:r>
        <w:lastRenderedPageBreak/>
        <w:t xml:space="preserve">protective threshold of immunity may have occurred between February and May 2009, when adult seroprevalence dropped from 68% to 48%, while juvenile seroprevalence rose from 24% to 37%.  During that period, we also detected </w:t>
      </w:r>
      <w:r w:rsidRPr="00781053">
        <w:t>NiV RNA in a</w:t>
      </w:r>
      <w:r>
        <w:t>n adult</w:t>
      </w:r>
      <w:r w:rsidRPr="00781053">
        <w:t xml:space="preserve"> bat sampled in Feb</w:t>
      </w:r>
      <w:r>
        <w:t>ruary</w:t>
      </w:r>
      <w:r w:rsidRPr="00781053">
        <w:t xml:space="preserve"> 2009 and two more </w:t>
      </w:r>
      <w:r>
        <w:t xml:space="preserve">adult </w:t>
      </w:r>
      <w:r w:rsidRPr="00781053">
        <w:t>bats in May 2009</w:t>
      </w:r>
      <w:r>
        <w:t xml:space="preserve"> (</w:t>
      </w:r>
      <w:r w:rsidRPr="00781053">
        <w:rPr>
          <w:b/>
        </w:rPr>
        <w:t>Table1</w:t>
      </w:r>
      <w:r>
        <w:t xml:space="preserve">), suggesting that </w:t>
      </w:r>
      <w:r w:rsidRPr="00781053">
        <w:t xml:space="preserve">Nipah </w:t>
      </w:r>
      <w:r>
        <w:t xml:space="preserve">virus was circulating </w:t>
      </w:r>
      <w:r w:rsidRPr="00781053">
        <w:t xml:space="preserve">within the </w:t>
      </w:r>
      <w:r>
        <w:t>colony during this period.  Coincidently, we also observed sero-conversion in an adult bat that was IgG-</w:t>
      </w:r>
      <w:r w:rsidRPr="00781053">
        <w:t xml:space="preserve">negative in December 2008 and then </w:t>
      </w:r>
      <w:r>
        <w:t>IgG-</w:t>
      </w:r>
      <w:r w:rsidRPr="00781053">
        <w:t>positive in May 2009</w:t>
      </w:r>
      <w:r>
        <w:t xml:space="preserve"> (</w:t>
      </w:r>
      <w:r w:rsidRPr="00781053">
        <w:rPr>
          <w:b/>
        </w:rPr>
        <w:t>Table2</w:t>
      </w:r>
      <w:r>
        <w:t>)</w:t>
      </w:r>
      <w:r w:rsidRPr="00781053">
        <w:t xml:space="preserve">.  </w:t>
      </w:r>
      <w:r>
        <w:t xml:space="preserve">By November 2009, the adult seroprevalence peaked at 76% and the juvenile seroprevalence peaked at 44%.    </w:t>
      </w:r>
    </w:p>
    <w:p w14:paraId="15D2132B" w14:textId="6FD4248A" w:rsidR="00B337AC" w:rsidRPr="00B337AC" w:rsidRDefault="00CC76D8" w:rsidP="00AC5FFB">
      <w:pPr>
        <w:rPr>
          <w:i/>
        </w:rPr>
      </w:pPr>
      <w:r>
        <w:rPr>
          <w:i/>
        </w:rPr>
        <w:t>Conclusion</w:t>
      </w:r>
    </w:p>
    <w:p w14:paraId="774756CF" w14:textId="25BF1781" w:rsidR="00ED3604" w:rsidRDefault="000449B8" w:rsidP="00AC5FFB">
      <w:r>
        <w:t xml:space="preserve">Our </w:t>
      </w:r>
      <w:r w:rsidR="00834A9A">
        <w:t xml:space="preserve">multi-faceted </w:t>
      </w:r>
      <w:r>
        <w:t xml:space="preserve">study </w:t>
      </w:r>
      <w:r w:rsidR="00F624FE">
        <w:t xml:space="preserve">provides </w:t>
      </w:r>
      <w:r w:rsidR="00834A9A">
        <w:t>a clearer understanding of host-virus infection dynamics</w:t>
      </w:r>
      <w:r w:rsidR="00F624FE">
        <w:t xml:space="preserve"> for Nipah virus in Bangladesh</w:t>
      </w:r>
      <w:r w:rsidR="00834A9A">
        <w:t xml:space="preserve">, which are seasonal and cyclical.  </w:t>
      </w:r>
      <w:r w:rsidR="00F624FE">
        <w:t xml:space="preserve">Bats are infected year-round, but the primary interface that promotes spillover into people is not available in the summer months when Nipah virus incidence peaks in </w:t>
      </w:r>
      <w:r w:rsidR="00F624FE" w:rsidRPr="00F624FE">
        <w:rPr>
          <w:i/>
        </w:rPr>
        <w:t>P. giganteus</w:t>
      </w:r>
      <w:r w:rsidR="00F624FE">
        <w:t>.</w:t>
      </w:r>
      <w:r w:rsidR="00ED3604">
        <w:t xml:space="preserve">  </w:t>
      </w:r>
      <w:r w:rsidR="002116CC">
        <w:t>Henipavirus infection</w:t>
      </w:r>
      <w:r w:rsidR="004A1F97">
        <w:t xml:space="preserve"> in cows, goats and pigs may not be detected due to lack of surveillance</w:t>
      </w:r>
      <w:r w:rsidR="002116CC">
        <w:t xml:space="preserve"> </w:t>
      </w:r>
      <w:r w:rsidR="004A1F97">
        <w:fldChar w:fldCharType="begin"/>
      </w:r>
      <w:r w:rsidR="00115617">
        <w:instrText xml:space="preserve"> ADDIN EN.CITE &lt;EndNote&gt;&lt;Cite&gt;&lt;Author&gt;Chowdhury&lt;/Author&gt;&lt;Year&gt;2014&lt;/Year&gt;&lt;RecNum&gt;1415&lt;/RecNum&gt;&lt;DisplayText&gt;(72)&lt;/DisplayText&gt;&lt;record&gt;&lt;rec-number&gt;1415&lt;/rec-number&gt;&lt;foreign-keys&gt;&lt;key app="EN" db-id="r5fzsd95fdtz2ieptdrpa90ysad0vtrxzfwr" timestamp="1416948547"&gt;1415&lt;/key&gt;&lt;/foreign-keys&gt;&lt;ref-type name="Journal Article"&gt;17&lt;/ref-type&gt;&lt;contributors&gt;&lt;authors&gt;&lt;author&gt;Chowdhury, S&lt;/author&gt;&lt;author&gt;Khan, SU&lt;/author&gt;&lt;author&gt;Crameri, G&lt;/author&gt;&lt;author&gt;Epstein, JH&lt;/author&gt;&lt;author&gt;Broder, CC&lt;/author&gt;&lt;author&gt;Islam, A&lt;/author&gt;&lt;author&gt;Peel, AJ&lt;/author&gt;&lt;author&gt;Barr, J&lt;/author&gt;&lt;author&gt;Daszak, P&lt;/author&gt;&lt;author&gt;Wang, LF&lt;/author&gt;&lt;/authors&gt;&lt;/contributors&gt;&lt;titles&gt;&lt;title&gt;Serological evidence of henipavirus exposure in cattle, goats and pigs in bangladesh&lt;/title&gt;&lt;secondary-title&gt;PLoS neglected tropical diseases&lt;/secondary-title&gt;&lt;/titles&gt;&lt;periodical&gt;&lt;full-title&gt;Plos Neglected Tropical Diseases&lt;/full-title&gt;&lt;/periodical&gt;&lt;pages&gt;e3302&lt;/pages&gt;&lt;volume&gt;8&lt;/volume&gt;&lt;number&gt;11&lt;/number&gt;&lt;dates&gt;&lt;year&gt;2014&lt;/year&gt;&lt;/dates&gt;&lt;isbn&gt;1935-2735&lt;/isbn&gt;&lt;urls&gt;&lt;/urls&gt;&lt;/record&gt;&lt;/Cite&gt;&lt;/EndNote&gt;</w:instrText>
      </w:r>
      <w:r w:rsidR="004A1F97">
        <w:fldChar w:fldCharType="separate"/>
      </w:r>
      <w:r w:rsidR="00115617">
        <w:rPr>
          <w:noProof/>
        </w:rPr>
        <w:t>(</w:t>
      </w:r>
      <w:hyperlink w:anchor="_ENREF_72" w:tooltip="Chowdhury, 2014 #1415" w:history="1">
        <w:r w:rsidR="00026D55">
          <w:rPr>
            <w:noProof/>
          </w:rPr>
          <w:t>72</w:t>
        </w:r>
      </w:hyperlink>
      <w:r w:rsidR="00115617">
        <w:rPr>
          <w:noProof/>
        </w:rPr>
        <w:t>)</w:t>
      </w:r>
      <w:r w:rsidR="004A1F97">
        <w:fldChar w:fldCharType="end"/>
      </w:r>
      <w:r w:rsidR="004A1F97">
        <w:t xml:space="preserve">. </w:t>
      </w:r>
      <w:r w:rsidR="002116CC">
        <w:t>While hospital based surveillance systems would likely identify human cases at any time of year, s</w:t>
      </w:r>
      <w:r w:rsidR="00ED3604">
        <w:t>urveillance of livestock for Nipah virus infection should be conducted</w:t>
      </w:r>
      <w:r w:rsidR="004A1F97">
        <w:t>, p</w:t>
      </w:r>
      <w:r w:rsidR="00ED3604">
        <w:t>articularly during the summer months when transmission peaks among bats and dropped fruit may be a mechanism for transmission to livestock</w:t>
      </w:r>
      <w:r w:rsidR="002116CC">
        <w:t>, as this may still constitute a risk for human infection</w:t>
      </w:r>
      <w:r w:rsidR="00ED3604">
        <w:t>.</w:t>
      </w:r>
      <w:r w:rsidR="004A1F97">
        <w:t xml:space="preserve">  </w:t>
      </w:r>
      <w:r w:rsidR="00ED3604">
        <w:t xml:space="preserve">  </w:t>
      </w:r>
    </w:p>
    <w:p w14:paraId="1E51F70A" w14:textId="066B1DFD" w:rsidR="00AC5FFB" w:rsidRDefault="004A1F97" w:rsidP="00AC5FFB">
      <w:r>
        <w:t>S</w:t>
      </w:r>
      <w:r w:rsidR="00F624FE">
        <w:t xml:space="preserve">imilar seasonal henipavirus dynamics may </w:t>
      </w:r>
      <w:r w:rsidR="002116CC">
        <w:t xml:space="preserve">also </w:t>
      </w:r>
      <w:r w:rsidR="00F624FE">
        <w:t xml:space="preserve">occur in other </w:t>
      </w:r>
      <w:r>
        <w:t xml:space="preserve">pteropodid bat </w:t>
      </w:r>
      <w:r w:rsidR="00F624FE">
        <w:t xml:space="preserve">hosts, and the presence or absence of a human-bat interface may </w:t>
      </w:r>
      <w:r>
        <w:t xml:space="preserve">influence </w:t>
      </w:r>
      <w:r w:rsidR="00F624FE">
        <w:t xml:space="preserve">the </w:t>
      </w:r>
      <w:r>
        <w:t xml:space="preserve">current geographic pattern of </w:t>
      </w:r>
      <w:r w:rsidR="00F624FE">
        <w:t xml:space="preserve">human infection.  </w:t>
      </w:r>
      <w:r w:rsidR="002116CC">
        <w:t>T</w:t>
      </w:r>
      <w:r w:rsidR="000449B8">
        <w:t xml:space="preserve">his study highlights the </w:t>
      </w:r>
      <w:r w:rsidR="002B0E18">
        <w:t>need to investigate</w:t>
      </w:r>
      <w:r w:rsidR="000449B8">
        <w:t xml:space="preserve"> </w:t>
      </w:r>
      <w:r w:rsidR="002B0E18">
        <w:t xml:space="preserve">the effect of </w:t>
      </w:r>
      <w:r w:rsidR="00375595">
        <w:t xml:space="preserve">viral </w:t>
      </w:r>
      <w:r w:rsidR="002B0E18">
        <w:t xml:space="preserve">genotype on </w:t>
      </w:r>
      <w:r>
        <w:t xml:space="preserve">pathogenicity </w:t>
      </w:r>
      <w:r w:rsidR="002B0E18">
        <w:t xml:space="preserve">and transmissibility, as there is </w:t>
      </w:r>
      <w:r>
        <w:t xml:space="preserve">likely </w:t>
      </w:r>
      <w:r w:rsidR="002B0E18">
        <w:t xml:space="preserve">a broad </w:t>
      </w:r>
      <w:r>
        <w:t xml:space="preserve">spectrum </w:t>
      </w:r>
      <w:r w:rsidR="002B0E18">
        <w:t xml:space="preserve">of Nipah-like viruses both within Bangladesh, and throughout the range of </w:t>
      </w:r>
      <w:r w:rsidRPr="004A1F97">
        <w:t>Old World fruit bats</w:t>
      </w:r>
      <w:r w:rsidR="00375595">
        <w:t>, some of which may be spilling over undetected</w:t>
      </w:r>
      <w:r w:rsidR="002B0E18">
        <w:t xml:space="preserve">.  The question remains as whether or </w:t>
      </w:r>
      <w:r w:rsidR="000449B8">
        <w:t>not spillover is occ</w:t>
      </w:r>
      <w:r>
        <w:t>urring in regions where pteropodid</w:t>
      </w:r>
      <w:r w:rsidR="000449B8">
        <w:t xml:space="preserve"> bats</w:t>
      </w:r>
      <w:r w:rsidR="00375595">
        <w:t>, henipaviruses,</w:t>
      </w:r>
      <w:r w:rsidR="000449B8">
        <w:t xml:space="preserve"> </w:t>
      </w:r>
      <w:r w:rsidR="002B0E18">
        <w:t>and people co-</w:t>
      </w:r>
      <w:r w:rsidR="000449B8">
        <w:t xml:space="preserve">exist, such as </w:t>
      </w:r>
      <w:r w:rsidR="00375595">
        <w:t>Nepal, Indonesia</w:t>
      </w:r>
      <w:r w:rsidR="000449B8">
        <w:t>, Cambodia</w:t>
      </w:r>
      <w:r w:rsidR="00375595">
        <w:t>, or parts of Africa</w:t>
      </w:r>
      <w:r w:rsidR="000449B8">
        <w:t xml:space="preserve">.  </w:t>
      </w:r>
      <w:r w:rsidR="002B0E18">
        <w:t xml:space="preserve">Identifying </w:t>
      </w:r>
      <w:r w:rsidR="00AF2014">
        <w:t xml:space="preserve">seasonal viral dynamics and </w:t>
      </w:r>
      <w:r w:rsidR="007B4CF9">
        <w:t>points of contact between people, livestock and bats,</w:t>
      </w:r>
      <w:r w:rsidR="002B0E18">
        <w:t xml:space="preserve"> and limiting opportunity for Nipah virus spillover is critical to reducing the </w:t>
      </w:r>
      <w:r w:rsidR="00375595">
        <w:t xml:space="preserve">likelihood </w:t>
      </w:r>
      <w:r w:rsidR="002B0E18">
        <w:t xml:space="preserve">that </w:t>
      </w:r>
      <w:r w:rsidR="00375595">
        <w:t xml:space="preserve">a more transmissible </w:t>
      </w:r>
      <w:r w:rsidR="002B0E18">
        <w:t xml:space="preserve">strain may emerge and cause a pandemic. </w:t>
      </w:r>
    </w:p>
    <w:p w14:paraId="1EE60DBA" w14:textId="05D19475" w:rsidR="00AC5FFB" w:rsidRDefault="00AC5FFB" w:rsidP="00AC5FFB">
      <w:r>
        <w:tab/>
      </w:r>
      <w:r>
        <w:br w:type="page"/>
      </w:r>
    </w:p>
    <w:p w14:paraId="4B9A170A" w14:textId="77777777" w:rsidR="00F562E6" w:rsidRDefault="00F562E6">
      <w:pPr>
        <w:spacing w:after="0" w:line="240" w:lineRule="auto"/>
      </w:pPr>
    </w:p>
    <w:p w14:paraId="4DC2269E" w14:textId="77777777" w:rsidR="00E07CCA" w:rsidRDefault="00E07CCA" w:rsidP="00350C54"/>
    <w:p w14:paraId="5D9DE162" w14:textId="2669DA40" w:rsidR="002D2E66" w:rsidRDefault="002D2E66" w:rsidP="00457B41">
      <w:pPr>
        <w:spacing w:after="0" w:line="240" w:lineRule="auto"/>
        <w:rPr>
          <w:b/>
        </w:rPr>
      </w:pPr>
      <w:r w:rsidRPr="00C0689B">
        <w:rPr>
          <w:b/>
        </w:rPr>
        <w:t>Methods</w:t>
      </w:r>
    </w:p>
    <w:p w14:paraId="329E1548" w14:textId="6A8F35ED" w:rsidR="00FC3F59" w:rsidRDefault="00F4294E" w:rsidP="002D2E66">
      <w:r>
        <w:t xml:space="preserve">The overall study period was between January 2006 and November 2012.  </w:t>
      </w:r>
      <w:r w:rsidR="00FC3F59">
        <w:t>Within this time period, t</w:t>
      </w:r>
      <w:r>
        <w:t xml:space="preserve">hree different studies of </w:t>
      </w:r>
      <w:r>
        <w:rPr>
          <w:i/>
        </w:rPr>
        <w:t>Pteropus giganteus</w:t>
      </w:r>
      <w:r>
        <w:t xml:space="preserve">, with similar bat sampling protocols, are described:  a cross-sectional spatial study with a single sampling event in each of the eight locations listed above; a longitudinal study of a Faripur bat population with repeated sampling approximately every 3 months from July 2007 to November 2012; and a longitudinal study of the Rajbari population with repeated sampling at a monthly interval between 12 month period between April 2010 and May 2011.   </w:t>
      </w:r>
      <w:r w:rsidR="00FC3F59">
        <w:t xml:space="preserve">Opportunistic sampling of </w:t>
      </w:r>
      <w:r w:rsidR="00FC3F59">
        <w:rPr>
          <w:i/>
        </w:rPr>
        <w:t xml:space="preserve">Pteropus giganteus </w:t>
      </w:r>
      <w:r w:rsidR="00FC3F59">
        <w:t xml:space="preserve">was also performed during this time period during Nipah virus outbreak investigations.  These data are included here because Nipah virus testing of bat samples during these investigations supported the aims of the study.  </w:t>
      </w:r>
      <w:r w:rsidR="002D2E66">
        <w:rPr>
          <w:i/>
        </w:rPr>
        <w:t xml:space="preserve">Pteropus giganteus </w:t>
      </w:r>
      <w:r w:rsidR="002D2E66">
        <w:t xml:space="preserve">were captured using mist nets at locations within eight different districts across Bangladesh between January 2006 and December 2012 (Fig 1).  Locations were selected based on whether the district had any </w:t>
      </w:r>
      <w:r w:rsidR="00A6639D">
        <w:t xml:space="preserve">previously </w:t>
      </w:r>
      <w:r w:rsidR="002D2E66">
        <w:t xml:space="preserve">recorded human NiV encephalitis clusters at </w:t>
      </w:r>
      <w:r w:rsidR="00983CC0">
        <w:t>the time of this study (Rajbari</w:t>
      </w:r>
      <w:r w:rsidR="002D2E66">
        <w:t>, Tangail, Thakurgaon, and Kushtia) or whether they had not (Comilla,</w:t>
      </w:r>
      <w:r w:rsidR="00A6639D">
        <w:t xml:space="preserve"> Khulna, Sylhet, and Chittagong</w:t>
      </w:r>
      <w:r w:rsidR="00FC3F59">
        <w:t>) so that infection rates could be compared between regions</w:t>
      </w:r>
      <w:r w:rsidR="00251825">
        <w:t xml:space="preserve"> inside and outside of the “Nipah Belt</w:t>
      </w:r>
      <w:r w:rsidR="002D2E66">
        <w:t>.</w:t>
      </w:r>
      <w:r w:rsidR="00251825">
        <w:t>”</w:t>
      </w:r>
      <w:r w:rsidR="002D2E66">
        <w:t xml:space="preserve">  </w:t>
      </w:r>
      <w:r w:rsidR="00E3062A">
        <w:t xml:space="preserve"> The Thakurgaon study was conducted as part of an NiV outbreak investigation, and coincided with </w:t>
      </w:r>
      <w:r w:rsidR="00CA7040">
        <w:t xml:space="preserve">ongoing </w:t>
      </w:r>
      <w:r w:rsidR="00E3062A">
        <w:t xml:space="preserve">human transmission </w:t>
      </w:r>
      <w:r w:rsidR="00E3062A">
        <w:fldChar w:fldCharType="begin"/>
      </w:r>
      <w:r w:rsidR="00115617">
        <w:instrText xml:space="preserve"> ADDIN EN.CITE &lt;EndNote&gt;&lt;Cite&gt;&lt;Author&gt;Homaira&lt;/Author&gt;&lt;Year&gt;2010&lt;/Year&gt;&lt;RecNum&gt;294&lt;/RecNum&gt;&lt;DisplayText&gt;(73)&lt;/DisplayText&gt;&lt;record&gt;&lt;rec-number&gt;294&lt;/rec-number&gt;&lt;foreign-keys&gt;&lt;key app="EN" db-id="r5fzsd95fdtz2ieptdrpa90ysad0vtrxzfwr" timestamp="1346439755"&gt;294&lt;/key&gt;&lt;/foreign-keys&gt;&lt;ref-type name="Journal Article"&gt;17&lt;/ref-type&gt;&lt;contributors&gt;&lt;authors&gt;&lt;author&gt;Homaira,N.&lt;/author&gt;&lt;author&gt;Rahman,M.&lt;/author&gt;&lt;author&gt;Hossain,M. J.&lt;/author&gt;&lt;author&gt;Epstein,J. H.&lt;/author&gt;&lt;author&gt;Sultana,R.&lt;/author&gt;&lt;author&gt;Khan,M. S. U.&lt;/author&gt;&lt;author&gt;Podder,G.&lt;/author&gt;&lt;author&gt;Nahar,K.&lt;/author&gt;&lt;author&gt;Ahmed,B.&lt;/author&gt;&lt;author&gt;Gurley,E. S.&lt;/author&gt;&lt;author&gt;Daszak,P.&lt;/author&gt;&lt;author&gt;Lipkin,W. I.&lt;/author&gt;&lt;author&gt;Rollin,P. E.&lt;/author&gt;&lt;author&gt;Comer,J. A.&lt;/author&gt;&lt;author&gt;Ksiazek,T. G.&lt;/author&gt;&lt;author&gt;Luby,S. P.&lt;/author&gt;&lt;/authors&gt;&lt;/contributors&gt;&lt;titles&gt;&lt;title&gt;Nipah virus outbreak with person-to-person transmission in a district of Bangladesh, 2007&lt;/title&gt;&lt;secondary-title&gt;Epidemiology and Infection&lt;/secondary-title&gt;&lt;/titles&gt;&lt;periodical&gt;&lt;full-title&gt;Epidemiology and Infection&lt;/full-title&gt;&lt;/periodical&gt;&lt;pages&gt;1-7&lt;/pages&gt;&lt;volume&gt;First View&lt;/volume&gt;&lt;dates&gt;&lt;year&gt;2010&lt;/year&gt;&lt;/dates&gt;&lt;isbn&gt;0950-2688&lt;/isbn&gt;&lt;urls&gt;&lt;related-urls&gt;&lt;url&gt;http://journals.cambridge.org/action/displayAbstract?fromPage=online&amp;amp;aid=7502472&amp;amp;fulltextType=RA&amp;amp;fileId=S0950268810000695&lt;/url&gt;&lt;/related-urls&gt;&lt;/urls&gt;&lt;electronic-resource-num&gt;doi:10.1017/S0950268810000695&lt;/electronic-resource-num&gt;&lt;access-date&gt;2010&lt;/access-date&gt;&lt;/record&gt;&lt;/Cite&gt;&lt;/EndNote&gt;</w:instrText>
      </w:r>
      <w:r w:rsidR="00E3062A">
        <w:fldChar w:fldCharType="separate"/>
      </w:r>
      <w:r w:rsidR="00115617">
        <w:rPr>
          <w:noProof/>
        </w:rPr>
        <w:t>(</w:t>
      </w:r>
      <w:hyperlink w:anchor="_ENREF_73" w:tooltip="Homaira, 2010 #294" w:history="1">
        <w:r w:rsidR="00026D55">
          <w:rPr>
            <w:noProof/>
          </w:rPr>
          <w:t>73</w:t>
        </w:r>
      </w:hyperlink>
      <w:r w:rsidR="00115617">
        <w:rPr>
          <w:noProof/>
        </w:rPr>
        <w:t>)</w:t>
      </w:r>
      <w:r w:rsidR="00E3062A">
        <w:fldChar w:fldCharType="end"/>
      </w:r>
      <w:r w:rsidR="00E3062A">
        <w:t>.</w:t>
      </w:r>
    </w:p>
    <w:p w14:paraId="2C7FDC7E" w14:textId="60231C97" w:rsidR="00B64B70" w:rsidRPr="00B64B70" w:rsidRDefault="00B64B70" w:rsidP="002D2E66">
      <w:pPr>
        <w:rPr>
          <w:i/>
        </w:rPr>
      </w:pPr>
      <w:r>
        <w:rPr>
          <w:i/>
        </w:rPr>
        <w:t>Capture and s</w:t>
      </w:r>
      <w:r w:rsidRPr="00B64B70">
        <w:rPr>
          <w:i/>
        </w:rPr>
        <w:t>ample collection</w:t>
      </w:r>
    </w:p>
    <w:p w14:paraId="7BB94841" w14:textId="5A835502" w:rsidR="003920A8" w:rsidRDefault="00F4294E" w:rsidP="00362CC9">
      <w:r>
        <w:t xml:space="preserve">For the </w:t>
      </w:r>
      <w:r w:rsidR="00FC3F59">
        <w:t xml:space="preserve">country-wide cross-sectional </w:t>
      </w:r>
      <w:r>
        <w:t>and Faridpur longitudinal study, we aimed to sample 100 bats at each sampl</w:t>
      </w:r>
      <w:r w:rsidR="00FC3F59">
        <w:t>ing event, which lasted 7-10 days</w:t>
      </w:r>
      <w:r>
        <w:t xml:space="preserve">. </w:t>
      </w:r>
      <w:r w:rsidR="00FC3F59">
        <w:t xml:space="preserve"> This sample size allowed us to detect </w:t>
      </w:r>
      <w:r w:rsidR="002535FA">
        <w:t>at least one exposed bat</w:t>
      </w:r>
      <w:r w:rsidR="00FC3F59">
        <w:t xml:space="preserve"> (IgG antibody-positive) </w:t>
      </w:r>
      <w:r w:rsidR="002535FA">
        <w:t xml:space="preserve">given </w:t>
      </w:r>
      <w:r w:rsidR="00FC3F59">
        <w:t xml:space="preserve">a prevalence of </w:t>
      </w:r>
      <w:r w:rsidR="006016FB">
        <w:t>10</w:t>
      </w:r>
      <w:r w:rsidR="00FC3F59">
        <w:t xml:space="preserve">% with 95% confidence.  </w:t>
      </w:r>
      <w:r>
        <w:t xml:space="preserve"> </w:t>
      </w:r>
      <w:r w:rsidR="002535FA">
        <w:t xml:space="preserve">Bats were captured using a custom made mist net of approximately 10mx15m suspended between bamboo poles which were mounted atop trees close to the target bat roost.  Catching occurred between 11pm and 5am as bats returned from foraging.  To minimize bat stress and chance of injury, nets were continuously monitored   and each bat was extracted from the net immediately after entanglement.  Bats were placed into cotton bags (pillow cases) and held for a maximum of 6 hours </w:t>
      </w:r>
      <w:r w:rsidR="00B64B70">
        <w:t xml:space="preserve">before being released at the site of capture.  Bats were sampled at the site of capture using a field lab setup.  </w:t>
      </w:r>
      <w:r w:rsidR="002D2E66">
        <w:t xml:space="preserve">Bats were anesthetized using isoflurane gas </w:t>
      </w:r>
      <w:r w:rsidR="002D2E66">
        <w:fldChar w:fldCharType="begin"/>
      </w:r>
      <w:r w:rsidR="00115617">
        <w:instrText xml:space="preserve"> ADDIN EN.CITE &lt;EndNote&gt;&lt;Cite&gt;&lt;Author&gt;Jonsson&lt;/Author&gt;&lt;Year&gt;2004&lt;/Year&gt;&lt;RecNum&gt;45&lt;/RecNum&gt;&lt;DisplayText&gt;(74)&lt;/DisplayText&gt;&lt;record&gt;&lt;rec-number&gt;45&lt;/rec-number&gt;&lt;foreign-keys&gt;&lt;key app="EN" db-id="2ad2pf9f8p5fszextr05epp5p9ad9t0fw9r2" timestamp="1417806765"&gt;45&lt;/key&gt;&lt;/foreign-keys&gt;&lt;ref-type name="Journal Article"&gt;17&lt;/ref-type&gt;&lt;contributors&gt;&lt;authors&gt;&lt;author&gt;Jonsson, N.N., Johnston, S.D., Field, H., De Jong, C, Smith, C.&lt;/author&gt;&lt;/authors&gt;&lt;/contributors&gt;&lt;titles&gt;&lt;title&gt;Field anaesthesia of three Australian species of flying fox&lt;/title&gt;&lt;secondary-title&gt;The Veterinary Record&lt;/secondary-title&gt;&lt;/titles&gt;&lt;periodical&gt;&lt;full-title&gt;The Veterinary Record&lt;/full-title&gt;&lt;/periodical&gt;&lt;pages&gt;664&lt;/pages&gt;&lt;volume&gt;154&lt;/volume&gt;&lt;dates&gt;&lt;year&gt;2004&lt;/year&gt;&lt;pub-dates&gt;&lt;date&gt;May 22&lt;/date&gt;&lt;/pub-dates&gt;&lt;/dates&gt;&lt;urls&gt;&lt;/urls&gt;&lt;/record&gt;&lt;/Cite&gt;&lt;/EndNote&gt;</w:instrText>
      </w:r>
      <w:r w:rsidR="002D2E66">
        <w:fldChar w:fldCharType="separate"/>
      </w:r>
      <w:r w:rsidR="00115617">
        <w:rPr>
          <w:noProof/>
        </w:rPr>
        <w:t>(</w:t>
      </w:r>
      <w:hyperlink w:anchor="_ENREF_74" w:tooltip="Jonsson, 2004 #45" w:history="1">
        <w:r w:rsidR="00026D55">
          <w:rPr>
            <w:noProof/>
          </w:rPr>
          <w:t>74</w:t>
        </w:r>
      </w:hyperlink>
      <w:r w:rsidR="00115617">
        <w:rPr>
          <w:noProof/>
        </w:rPr>
        <w:t>)</w:t>
      </w:r>
      <w:r w:rsidR="002D2E66">
        <w:fldChar w:fldCharType="end"/>
      </w:r>
      <w:r w:rsidR="002D2E66">
        <w:t xml:space="preserve"> and blood, urine, oropharyngeal swabs were collected</w:t>
      </w:r>
      <w:r w:rsidR="00236684">
        <w:t>.  For some sampling periods, rectal swabs were collected but due to resource constraints, these samples were deemed to likely be lower yield than saliva and urine for NiV, and therefore were not collected consistently</w:t>
      </w:r>
      <w:r w:rsidR="002D2E66">
        <w:t xml:space="preserve">.  </w:t>
      </w:r>
      <w:r w:rsidR="00236684">
        <w:t xml:space="preserve">For each bat sampled we recorded age, weight, sex, physiologic and reproductive status, and morphometric measurements as described </w:t>
      </w:r>
      <w:ins w:id="2" w:author="MarknClaire" w:date="2012-06-12T17:44:00Z">
        <w:r w:rsidR="00236684">
          <w:t xml:space="preserve"> </w:t>
        </w:r>
      </w:ins>
      <w:r w:rsidR="00236684">
        <w:t xml:space="preserve">previously </w:t>
      </w:r>
      <w:r w:rsidR="00236684">
        <w:fldChar w:fldCharType="begin"/>
      </w:r>
      <w:r w:rsidR="00CE607D">
        <w:instrText xml:space="preserve"> ADDIN EN.CITE &lt;EndNote&gt;&lt;Cite&gt;&lt;Author&gt;Epstein&lt;/Author&gt;&lt;Year&gt;2008&lt;/Year&gt;&lt;RecNum&gt;191&lt;/RecNum&gt;&lt;DisplayText&gt;(13)&lt;/DisplayText&gt;&lt;record&gt;&lt;rec-number&gt;191&lt;/rec-number&gt;&lt;foreign-keys&gt;&lt;key app="EN" db-id="r5fzsd95fdtz2ieptdrpa90ysad0vtrxzfwr" timestamp="1346439755"&gt;191&lt;/key&gt;&lt;/foreign-keys&gt;&lt;ref-type name="Journal Article"&gt;17&lt;/ref-type&gt;&lt;contributors&gt;&lt;authors&gt;&lt;author&gt;Epstein, J. H.&lt;/author&gt;&lt;author&gt;Prakash, V.&lt;/author&gt;&lt;author&gt;Smith, C. S.&lt;/author&gt;&lt;author&gt;Daszak, P.&lt;/author&gt;&lt;author&gt;McLaughlin, A. B.&lt;/author&gt;&lt;author&gt;Meehan, G.&lt;/author&gt;&lt;author&gt;Field, H. E.&lt;/author&gt;&lt;author&gt;Cunningham, A. A.&lt;/author&gt;&lt;/authors&gt;&lt;/contributors&gt;&lt;titles&gt;&lt;title&gt;Henipavirus infection in fruit bats (Pteropus giganteus), India&lt;/title&gt;&lt;secondary-title&gt;Emerging Infectious Diseases&lt;/secondary-title&gt;&lt;/titles&gt;&lt;periodical&gt;&lt;full-title&gt;Emerging Infectious Diseases&lt;/full-title&gt;&lt;/periodical&gt;&lt;pages&gt;1309-1311&lt;/pages&gt;&lt;volume&gt;14&lt;/volume&gt;&lt;number&gt;8&lt;/number&gt;&lt;dates&gt;&lt;year&gt;2008&lt;/year&gt;&lt;pub-dates&gt;&lt;date&gt;Aug&lt;/date&gt;&lt;/pub-dates&gt;&lt;/dates&gt;&lt;isbn&gt;1080-6040&lt;/isbn&gt;&lt;accession-num&gt;ISI:000258216900026&lt;/accession-num&gt;&lt;urls&gt;&lt;related-urls&gt;&lt;url&gt;&amp;lt;Go to ISI&amp;gt;://000258216900026 &lt;/url&gt;&lt;/related-urls&gt;&lt;/urls&gt;&lt;electronic-resource-num&gt;10.3201/eid1408.071492&lt;/electronic-resource-num&gt;&lt;/record&gt;&lt;/Cite&gt;&lt;/EndNote&gt;</w:instrText>
      </w:r>
      <w:r w:rsidR="00236684">
        <w:fldChar w:fldCharType="separate"/>
      </w:r>
      <w:r w:rsidR="00CE607D">
        <w:rPr>
          <w:noProof/>
        </w:rPr>
        <w:t>(</w:t>
      </w:r>
      <w:hyperlink w:anchor="_ENREF_13" w:tooltip="Epstein, 2008 #191" w:history="1">
        <w:r w:rsidR="00026D55">
          <w:rPr>
            <w:noProof/>
          </w:rPr>
          <w:t>13</w:t>
        </w:r>
      </w:hyperlink>
      <w:r w:rsidR="00CE607D">
        <w:rPr>
          <w:noProof/>
        </w:rPr>
        <w:t>)</w:t>
      </w:r>
      <w:r w:rsidR="00236684">
        <w:fldChar w:fldCharType="end"/>
      </w:r>
      <w:r w:rsidR="00236684">
        <w:t xml:space="preserve">.  </w:t>
      </w:r>
      <w:r w:rsidR="003920A8">
        <w:t xml:space="preserve">Bats  were classified as either juveniles (approximately six months - the age by which most pups are weaned) to two years old (the age when most </w:t>
      </w:r>
      <w:r w:rsidR="003920A8">
        <w:rPr>
          <w:i/>
        </w:rPr>
        <w:t xml:space="preserve">Pteropus </w:t>
      </w:r>
      <w:r w:rsidR="003920A8">
        <w:t xml:space="preserve">species reach sexual maturity) or adults (sexually mature) based on body size and the presence of secondary sexual characteristics, pregnancy, or lactation - indicating reproductive maturity </w:t>
      </w:r>
      <w:r w:rsidR="003920A8">
        <w:fldChar w:fldCharType="begin">
          <w:fldData xml:space="preserve">PEVuZE5vdGU+PENpdGU+PEF1dGhvcj5FcHN0ZWluPC9BdXRob3I+PFllYXI+MjAwODwvWWVhcj48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</w:fldData>
        </w:fldChar>
      </w:r>
      <w:r w:rsidR="00115617">
        <w:instrText xml:space="preserve"> ADDIN EN.CITE </w:instrText>
      </w:r>
      <w:r w:rsidR="00115617">
        <w:fldChar w:fldCharType="begin">
          <w:fldData xml:space="preserve">PEVuZE5vdGU+PENpdGU+PEF1dGhvcj5FcHN0ZWluPC9BdXRob3I+PFllYXI+MjAwODwvWWVhcj48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</w:fldData>
        </w:fldChar>
      </w:r>
      <w:r w:rsidR="00115617">
        <w:instrText xml:space="preserve"> ADDIN EN.CITE.DATA </w:instrText>
      </w:r>
      <w:r w:rsidR="00115617">
        <w:fldChar w:fldCharType="end"/>
      </w:r>
      <w:r w:rsidR="003920A8">
        <w:fldChar w:fldCharType="separate"/>
      </w:r>
      <w:r w:rsidR="00115617">
        <w:rPr>
          <w:noProof/>
        </w:rPr>
        <w:t>(</w:t>
      </w:r>
      <w:hyperlink w:anchor="_ENREF_13" w:tooltip="Epstein, 2008 #191" w:history="1">
        <w:r w:rsidR="00026D55">
          <w:rPr>
            <w:noProof/>
          </w:rPr>
          <w:t>13</w:t>
        </w:r>
      </w:hyperlink>
      <w:r w:rsidR="00115617">
        <w:rPr>
          <w:noProof/>
        </w:rPr>
        <w:t xml:space="preserve">, </w:t>
      </w:r>
      <w:hyperlink w:anchor="_ENREF_75" w:tooltip="Pierson, 1992 #15" w:history="1">
        <w:r w:rsidR="00026D55">
          <w:rPr>
            <w:noProof/>
          </w:rPr>
          <w:t>75</w:t>
        </w:r>
      </w:hyperlink>
      <w:r w:rsidR="00115617">
        <w:rPr>
          <w:noProof/>
        </w:rPr>
        <w:t>)</w:t>
      </w:r>
      <w:r w:rsidR="003920A8">
        <w:fldChar w:fldCharType="end"/>
      </w:r>
      <w:r w:rsidR="003920A8">
        <w:t xml:space="preserve">. </w:t>
      </w:r>
    </w:p>
    <w:p w14:paraId="772CF164" w14:textId="768EF228" w:rsidR="00362CC9" w:rsidRDefault="002D2E66" w:rsidP="00362CC9">
      <w:r>
        <w:t>Up to 3.0 mL</w:t>
      </w:r>
      <w:ins w:id="3" w:author="MarknClaire" w:date="2012-06-12T17:45:00Z">
        <w:r>
          <w:t xml:space="preserve"> </w:t>
        </w:r>
      </w:ins>
      <w:r>
        <w:t xml:space="preserve">of blood were collected </w:t>
      </w:r>
      <w:r w:rsidR="00B64B70">
        <w:t xml:space="preserve">from the brachial vein </w:t>
      </w:r>
      <w:r>
        <w:t xml:space="preserve">and placed into serum tubes with serum clot activator (Vaccutainer, USA).  Blood tubes were stored vertically on ice </w:t>
      </w:r>
      <w:r w:rsidR="00B64B70">
        <w:t xml:space="preserve">packs </w:t>
      </w:r>
      <w:r>
        <w:t xml:space="preserve">in a cold box and </w:t>
      </w:r>
      <w:r>
        <w:lastRenderedPageBreak/>
        <w:t xml:space="preserve">serum was allowed to separate overnight.  Serum was drawn from the tube after 24 hours and placed in a screw-top cryovial (Corning, USA) and stored in a liquid nitrogen </w:t>
      </w:r>
      <w:r w:rsidR="00B64B70">
        <w:t>d</w:t>
      </w:r>
      <w:r>
        <w:t xml:space="preserve">ewar (Princeton Cryogenics, NJ, USA).  </w:t>
      </w:r>
      <w:r w:rsidR="00236684">
        <w:t xml:space="preserve">  </w:t>
      </w:r>
      <w:r w:rsidR="00251825">
        <w:t xml:space="preserve">Sterile pediatric swabs with polyester tips and aluminum shafts were used to collect urogenital and rectal samples, and larger polyester swabs with plastic shafts (Fisher, USA) were used to collect oropharyngeal samples.  All swabs were collected in duplicate, with one set being placed individually in cryotubes containing lysis buffer (either tri-reagent or NucliSENS Lysis buffer, </w:t>
      </w:r>
      <w:r w:rsidR="00251825" w:rsidRPr="00A71A5C">
        <w:rPr>
          <w:caps/>
        </w:rPr>
        <w:t>Biomerieux</w:t>
      </w:r>
      <w:r w:rsidR="00251825">
        <w:t xml:space="preserve">, France) or viral transport medium.  All tubes were stored in liquid nitrogen in the field then transferred to a -80C freezer.  </w:t>
      </w:r>
    </w:p>
    <w:p w14:paraId="55B07DDA" w14:textId="10A6901A" w:rsidR="00236684" w:rsidRDefault="00362CC9" w:rsidP="002D2E66">
      <w:r>
        <w:t xml:space="preserve">During each sampling event, pooled urine samples were collected beneath bat roosts using polyethylene sheets (2’ x 3’) distributed evenly under the colony between 3AM and 6AM.  Urine was collected from each sheet either using a sterile swab to soak up droplets, or a sterile disposable pipette.  Swabs or syringed urine from a single sheet were combined to represent a pooled sample.  Each urine sample was divided in half and aliquoted into lysis buffer or VTM at an approximate ratio of 1 part sample to 2 parts preservative.  </w:t>
      </w:r>
    </w:p>
    <w:p w14:paraId="389230C6" w14:textId="4422FFD4" w:rsidR="00362CC9" w:rsidRDefault="00236684" w:rsidP="00362CC9">
      <w:r>
        <w:t>S</w:t>
      </w:r>
      <w:r w:rsidR="002D2E66">
        <w:t xml:space="preserve">era </w:t>
      </w:r>
      <w:r>
        <w:t xml:space="preserve">from the cross-sectional survey </w:t>
      </w:r>
      <w:r w:rsidR="002D2E66">
        <w:t>were heat inactivated at 56</w:t>
      </w:r>
      <w:r w:rsidR="002D2E66">
        <w:rPr>
          <w:vertAlign w:val="superscript"/>
        </w:rPr>
        <w:t>o</w:t>
      </w:r>
      <w:r w:rsidR="002D2E66">
        <w:t xml:space="preserve">C for 30 minutes as described </w:t>
      </w:r>
      <w:r w:rsidR="002D2E66">
        <w:fldChar w:fldCharType="begin"/>
      </w:r>
      <w:r w:rsidR="00115617">
        <w:instrText xml:space="preserve"> ADDIN EN.CITE &lt;EndNote&gt;&lt;Cite&gt;&lt;Author&gt;Daniels&lt;/Author&gt;&lt;Year&gt;2001&lt;/Year&gt;&lt;RecNum&gt;150&lt;/RecNum&gt;&lt;DisplayText&gt;(76)&lt;/DisplayText&gt;&lt;record&gt;&lt;rec-number&gt;150&lt;/rec-number&gt;&lt;foreign-keys&gt;&lt;key app="EN" db-id="r5fzsd95fdtz2ieptdrpa90ysad0vtrxzfwr" timestamp="1346439755"&gt;150&lt;/key&gt;&lt;/foreign-keys&gt;&lt;ref-type name="Journal Article"&gt;17&lt;/ref-type&gt;&lt;contributors&gt;&lt;authors&gt;&lt;author&gt;Daniels, P.W.&lt;/author&gt;&lt;author&gt;Ksiazek, T.  &lt;/author&gt;&lt;author&gt;Eaton, B. &lt;/author&gt;&lt;/authors&gt;&lt;/contributors&gt;&lt;titles&gt;&lt;title&gt;Diagnostic tests for Nipah and Hendra viruses&lt;/title&gt;&lt;secondary-title&gt;Microbes and Infection&lt;/secondary-title&gt;&lt;alt-title&gt;Microbes and Infection&lt;/alt-title&gt;&lt;/titles&gt;&lt;periodical&gt;&lt;full-title&gt;Microbes and Infection&lt;/full-title&gt;&lt;/periodical&gt;&lt;alt-periodical&gt;&lt;full-title&gt;Microbes and Infection&lt;/full-title&gt;&lt;/alt-periodical&gt;&lt;pages&gt;289-295&lt;/pages&gt;&lt;volume&gt;3&lt;/volume&gt;&lt;dates&gt;&lt;year&gt;2001&lt;/year&gt;&lt;/dates&gt;&lt;urls&gt;&lt;/urls&gt;&lt;/record&gt;&lt;/Cite&gt;&lt;/EndNote&gt;</w:instrText>
      </w:r>
      <w:r w:rsidR="002D2E66">
        <w:fldChar w:fldCharType="separate"/>
      </w:r>
      <w:r w:rsidR="00115617">
        <w:rPr>
          <w:noProof/>
        </w:rPr>
        <w:t>(</w:t>
      </w:r>
      <w:hyperlink w:anchor="_ENREF_76" w:tooltip="Daniels, 2001 #150" w:history="1">
        <w:r w:rsidR="00026D55">
          <w:rPr>
            <w:noProof/>
          </w:rPr>
          <w:t>76</w:t>
        </w:r>
      </w:hyperlink>
      <w:r w:rsidR="00115617">
        <w:rPr>
          <w:noProof/>
        </w:rPr>
        <w:t>)</w:t>
      </w:r>
      <w:r w:rsidR="002D2E66">
        <w:fldChar w:fldCharType="end"/>
      </w:r>
      <w:r w:rsidR="002D2E66">
        <w:t xml:space="preserve"> prior to </w:t>
      </w:r>
      <w:r w:rsidR="00B64B70">
        <w:t xml:space="preserve">shipment to the Center for Infection and Immunity at Columbia University (New York, USA) for analysis.  </w:t>
      </w:r>
      <w:r>
        <w:t>Sera from two longitudinal studies were sent to the Australian Animal Health Laboratory and were gamm</w:t>
      </w:r>
      <w:r w:rsidR="00362CC9">
        <w:t>a</w:t>
      </w:r>
      <w:r>
        <w:t xml:space="preserve"> irradiated upon receipt.  </w:t>
      </w:r>
    </w:p>
    <w:p w14:paraId="6936A36F" w14:textId="184874EB" w:rsidR="00EB042E" w:rsidRDefault="00D72A0E" w:rsidP="002D2E66">
      <w:r>
        <w:t xml:space="preserve">Lab analysis:  </w:t>
      </w:r>
      <w:r w:rsidR="004F1617">
        <w:t>serology</w:t>
      </w:r>
    </w:p>
    <w:p w14:paraId="35348D65" w14:textId="5431C970" w:rsidR="00CE3B82" w:rsidRDefault="00CE3B82" w:rsidP="002D2E66">
      <w:r>
        <w:t>Serum samples from the cross-sectional study were screen</w:t>
      </w:r>
      <w:r w:rsidR="00B7563F">
        <w:t>e</w:t>
      </w:r>
      <w:r>
        <w:t xml:space="preserve">d for anti-Nipah virus IgG antibodies using an </w:t>
      </w:r>
      <w:r w:rsidR="00D72A0E">
        <w:t>e</w:t>
      </w:r>
      <w:r>
        <w:t xml:space="preserve">nzyme </w:t>
      </w:r>
      <w:r w:rsidR="00B7563F">
        <w:t>linked immunosorbant assay (ELIS</w:t>
      </w:r>
      <w:r>
        <w:t xml:space="preserve">A) as described in </w:t>
      </w:r>
      <w:r>
        <w:fldChar w:fldCharType="begin"/>
      </w:r>
      <w:r w:rsidR="00CE607D">
        <w:instrText xml:space="preserve"> ADDIN EN.CITE &lt;EndNote&gt;&lt;Cite&gt;&lt;Author&gt;Epstein&lt;/Author&gt;&lt;Year&gt;2008&lt;/Year&gt;&lt;RecNum&gt;191&lt;/RecNum&gt;&lt;DisplayText&gt;(13)&lt;/DisplayText&gt;&lt;record&gt;&lt;rec-number&gt;191&lt;/rec-number&gt;&lt;foreign-keys&gt;&lt;key app="EN" db-id="r5fzsd95fdtz2ieptdrpa90ysad0vtrxzfwr" timestamp="1346439755"&gt;191&lt;/key&gt;&lt;/foreign-keys&gt;&lt;ref-type name="Journal Article"&gt;17&lt;/ref-type&gt;&lt;contributors&gt;&lt;authors&gt;&lt;author&gt;Epstein, J. H.&lt;/author&gt;&lt;author&gt;Prakash, V.&lt;/author&gt;&lt;author&gt;Smith, C. S.&lt;/author&gt;&lt;author&gt;Daszak, P.&lt;/author&gt;&lt;author&gt;McLaughlin, A. B.&lt;/author&gt;&lt;author&gt;Meehan, G.&lt;/author&gt;&lt;author&gt;Field, H. E.&lt;/author&gt;&lt;author&gt;Cunningham, A. A.&lt;/author&gt;&lt;/authors&gt;&lt;/contributors&gt;&lt;titles&gt;&lt;title&gt;Henipavirus infection in fruit bats (Pteropus giganteus), India&lt;/title&gt;&lt;secondary-title&gt;Emerging Infectious Diseases&lt;/secondary-title&gt;&lt;/titles&gt;&lt;periodical&gt;&lt;full-title&gt;Emerging Infectious Diseases&lt;/full-title&gt;&lt;/periodical&gt;&lt;pages&gt;1309-1311&lt;/pages&gt;&lt;volume&gt;14&lt;/volume&gt;&lt;number&gt;8&lt;/number&gt;&lt;dates&gt;&lt;year&gt;2008&lt;/year&gt;&lt;pub-dates&gt;&lt;date&gt;Aug&lt;/date&gt;&lt;/pub-dates&gt;&lt;/dates&gt;&lt;isbn&gt;1080-6040&lt;/isbn&gt;&lt;accession-num&gt;ISI:000258216900026&lt;/accession-num&gt;&lt;urls&gt;&lt;related-urls&gt;&lt;url&gt;&amp;lt;Go to ISI&amp;gt;://000258216900026 &lt;/url&gt;&lt;/related-urls&gt;&lt;/urls&gt;&lt;electronic-resource-num&gt;10.3201/eid1408.071492&lt;/electronic-resource-num&gt;&lt;/record&gt;&lt;/Cite&gt;&lt;/EndNote&gt;</w:instrText>
      </w:r>
      <w:r>
        <w:fldChar w:fldCharType="separate"/>
      </w:r>
      <w:r w:rsidR="00CE607D">
        <w:rPr>
          <w:noProof/>
        </w:rPr>
        <w:t>(</w:t>
      </w:r>
      <w:hyperlink w:anchor="_ENREF_13" w:tooltip="Epstein, 2008 #191" w:history="1">
        <w:r w:rsidR="00026D55">
          <w:rPr>
            <w:noProof/>
          </w:rPr>
          <w:t>13</w:t>
        </w:r>
      </w:hyperlink>
      <w:r w:rsidR="00CE607D">
        <w:rPr>
          <w:noProof/>
        </w:rPr>
        <w:t>)</w:t>
      </w:r>
      <w:r>
        <w:fldChar w:fldCharType="end"/>
      </w:r>
      <w:r>
        <w:t xml:space="preserve">.  For the longitudinal studies, because of the large sample size and development of a high throughput multiplex assay of comparable specificity and sensitivity, we used a Luminex assay to detect </w:t>
      </w:r>
      <w:r w:rsidR="00B7563F">
        <w:t xml:space="preserve">anti-Nipah </w:t>
      </w:r>
      <w:r>
        <w:t xml:space="preserve">IgG antibodies reactive to a </w:t>
      </w:r>
      <w:r w:rsidR="00B7563F">
        <w:t xml:space="preserve">purified NiV </w:t>
      </w:r>
      <w:r>
        <w:t xml:space="preserve">soluble G protein reagent </w:t>
      </w:r>
      <w:r>
        <w:fldChar w:fldCharType="begin"/>
      </w:r>
      <w:r w:rsidR="00AD1273">
        <w:instrText xml:space="preserve"> ADDIN EN.CITE &lt;EndNote&gt;&lt;Cite&gt;&lt;Author&gt;Sukanta Chowdhury&lt;/Author&gt;&lt;Year&gt;2014&lt;/Year&gt;&lt;RecNum&gt;1378&lt;/RecNum&gt;&lt;DisplayText&gt;(56)&lt;/DisplayText&gt;&lt;record&gt;&lt;rec-number&gt;1378&lt;/rec-number&gt;&lt;foreign-keys&gt;&lt;key app="EN" db-id="r5fzsd95fdtz2ieptdrpa90ysad0vtrxzfwr" timestamp="1414458811"&gt;1378&lt;/key&gt;&lt;/foreign-keys&gt;&lt;ref-type name="Journal Article"&gt;17&lt;/ref-type&gt;&lt;contributors&gt;&lt;authors&gt;&lt;author&gt;Sukanta Chowdhury, &lt;/author&gt;&lt;author&gt;Salah Uddin Khan, &lt;/author&gt;&lt;author&gt;Gary Crameri, &lt;/author&gt;&lt;author&gt;Jonathan H. Epstein, &lt;/author&gt;&lt;author&gt;Christopher C. Broder, &lt;/author&gt;&lt;author&gt;Ausraful Islam, &lt;/author&gt;&lt;author&gt;Alison J. Peel, &lt;/author&gt;&lt;author&gt;Jennifer Barr, &lt;/author&gt;&lt;author&gt;Peter Daszak, &lt;/author&gt;&lt;author&gt;Lin-Fa Wang, &lt;/author&gt;&lt;author&gt;Stephen P. Luby&lt;/author&gt;&lt;/authors&gt;&lt;/contributors&gt;&lt;titles&gt;&lt;title&gt;Serological Evidence of Henipavirus Exposure in Cattle, Goats and Pigs in Bangladesh&lt;/title&gt;&lt;secondary-title&gt;Plos Neglected Tropical Diseases&lt;/secondary-title&gt;&lt;/titles&gt;&lt;periodical&gt;&lt;full-title&gt;Plos Neglected Tropical Diseases&lt;/full-title&gt;&lt;/periodical&gt;&lt;number&gt;in press&lt;/number&gt;&lt;dates&gt;&lt;year&gt;2014&lt;/year&gt;&lt;/dates&gt;&lt;urls&gt;&lt;/urls&gt;&lt;/record&gt;&lt;/Cite&gt;&lt;/EndNote&gt;</w:instrText>
      </w:r>
      <w:r>
        <w:fldChar w:fldCharType="separate"/>
      </w:r>
      <w:r w:rsidR="00AD1273">
        <w:rPr>
          <w:noProof/>
        </w:rPr>
        <w:t>(</w:t>
      </w:r>
      <w:hyperlink w:anchor="_ENREF_56" w:tooltip="Sukanta Chowdhury, 2014 #1378" w:history="1">
        <w:r w:rsidR="00026D55">
          <w:rPr>
            <w:noProof/>
          </w:rPr>
          <w:t>56</w:t>
        </w:r>
      </w:hyperlink>
      <w:r w:rsidR="00AD1273">
        <w:rPr>
          <w:noProof/>
        </w:rPr>
        <w:t>)</w:t>
      </w:r>
      <w:r>
        <w:fldChar w:fldCharType="end"/>
      </w:r>
      <w:r>
        <w:t>.</w:t>
      </w:r>
    </w:p>
    <w:p w14:paraId="16CA6CA6" w14:textId="779DA6C1" w:rsidR="00B4270E" w:rsidRDefault="00B4270E" w:rsidP="00B4270E">
      <w:r>
        <w:t xml:space="preserve">Total nucleic acids from swabs and urine samples were extracted and cDNA synthesized using Superscript III (Invitrogen) according to manufacturer’s instructions.  A nested RT-PCR and a real-time assay targeting the N gene were used to detect Nipah virus RNA in samples </w:t>
      </w:r>
      <w:r>
        <w:fldChar w:fldCharType="begin"/>
      </w:r>
      <w:r w:rsidR="00764C4C">
        <w:instrText xml:space="preserve"> ADDIN EN.CITE &lt;EndNote&gt;&lt;Cite&gt;&lt;Author&gt;Wacharapluesadee&lt;/Author&gt;&lt;Year&gt;2007&lt;/Year&gt;&lt;RecNum&gt;643&lt;/RecNum&gt;&lt;DisplayText&gt;(50)&lt;/DisplayText&gt;&lt;record&gt;&lt;rec-number&gt;643&lt;/rec-number&gt;&lt;foreign-keys&gt;&lt;key app="EN" db-id="r5fzsd95fdtz2ieptdrpa90ysad0vtrxzfwr" timestamp="1346439756"&gt;643&lt;/key&gt;&lt;/foreign-keys&gt;&lt;ref-type name="Journal Article"&gt;17&lt;/ref-type&gt;&lt;contributors&gt;&lt;authors&gt;&lt;author&gt;Wacharapluesadee, S.&lt;/author&gt;&lt;author&gt;Hemachudha, T.&lt;/author&gt;&lt;/authors&gt;&lt;/contributors&gt;&lt;auth-address&gt;Chulalongkorn Univ Hosp, Mol Biol Lab Neurol Dis, Dept Med, Bangkok 10330, Thailand.&amp;#xD;Wacharapluesadee, S, Chulalongkorn Univ Hosp, Mol Biol Lab Neurol Dis, Dept Med, Rama 4 Rd, Bangkok 10330, Thailand.&amp;#xD;spwa02@yahoo.com&lt;/auth-address&gt;&lt;titles&gt;&lt;title&gt;Duplex nested RT-PCR for detection of Nipah virus RNA from urine specimens of bats&lt;/title&gt;&lt;secondary-title&gt;Journal of Virological Methods&lt;/secondary-title&gt;&lt;/titles&gt;&lt;periodical&gt;&lt;full-title&gt;Journal of Virological Methods&lt;/full-title&gt;&lt;/periodical&gt;&lt;pages&gt;97-101&lt;/pages&gt;&lt;volume&gt;141&lt;/volume&gt;&lt;number&gt;1&lt;/number&gt;&lt;keywords&gt;&lt;keyword&gt;Nipah virus&lt;/keyword&gt;&lt;keyword&gt;diagnosis&lt;/keyword&gt;&lt;keyword&gt;RT-PCR&lt;/keyword&gt;&lt;keyword&gt;bats&lt;/keyword&gt;&lt;keyword&gt;HENDRA VIRUS&lt;/keyword&gt;&lt;keyword&gt;ENCEPHALITIS&lt;/keyword&gt;&lt;keyword&gt;INFECTION&lt;/keyword&gt;&lt;keyword&gt;MALAYSIA&lt;/keyword&gt;&lt;/keywords&gt;&lt;dates&gt;&lt;year&gt;2007&lt;/year&gt;&lt;pub-dates&gt;&lt;date&gt;Apr&lt;/date&gt;&lt;/pub-dates&gt;&lt;/dates&gt;&lt;isbn&gt;0166-0934&lt;/isbn&gt;&lt;accession-num&gt;ISI:000245150100015&lt;/accession-num&gt;&lt;work-type&gt;Article&lt;/work-type&gt;&lt;urls&gt;&lt;related-urls&gt;&lt;url&gt;&amp;lt;Go to ISI&amp;gt;://000245150100015 &lt;/url&gt;&lt;/related-urls&gt;&lt;/urls&gt;&lt;language&gt;English&lt;/language&gt;&lt;/record&gt;&lt;/Cite&gt;&lt;/EndNote&gt;</w:instrText>
      </w:r>
      <w:r>
        <w:fldChar w:fldCharType="separate"/>
      </w:r>
      <w:r w:rsidR="00764C4C">
        <w:rPr>
          <w:noProof/>
        </w:rPr>
        <w:t>(</w:t>
      </w:r>
      <w:hyperlink w:anchor="_ENREF_50" w:tooltip="Wacharapluesadee, 2007 #643" w:history="1">
        <w:r w:rsidR="00026D55">
          <w:rPr>
            <w:noProof/>
          </w:rPr>
          <w:t>50</w:t>
        </w:r>
      </w:hyperlink>
      <w:r w:rsidR="00764C4C">
        <w:rPr>
          <w:noProof/>
        </w:rPr>
        <w:t>)</w:t>
      </w:r>
      <w:r>
        <w:fldChar w:fldCharType="end"/>
      </w:r>
      <w:r>
        <w:t>.  Samples with NiV RNA detected by real time PCR were confirmed by gel electrophoresis and product sequencing.   A subset of NiV-positive samples were processed by high-throughput sequencing (HTS) on the Ion Torrent PGM platform in order to obtain additional NiV genomic sequence.  Libraries were prepared according to the manufacturer’s instructions, and 1 million reads allocated per sample.   HTS</w:t>
      </w:r>
      <w:r>
        <w:rPr>
          <w:lang w:val="en"/>
        </w:rPr>
        <w:t xml:space="preserve"> r</w:t>
      </w:r>
      <w:r w:rsidRPr="009B1D1C">
        <w:rPr>
          <w:lang w:val="en"/>
        </w:rPr>
        <w:t xml:space="preserve">eads were aligned against </w:t>
      </w:r>
      <w:r>
        <w:rPr>
          <w:lang w:val="en"/>
        </w:rPr>
        <w:t xml:space="preserve">host </w:t>
      </w:r>
      <w:r w:rsidRPr="009B1D1C">
        <w:rPr>
          <w:lang w:val="en"/>
        </w:rPr>
        <w:t xml:space="preserve">reference databases to remove host </w:t>
      </w:r>
      <w:r>
        <w:rPr>
          <w:lang w:val="en"/>
        </w:rPr>
        <w:t xml:space="preserve">background using bowtie2 mapper, and </w:t>
      </w:r>
      <w:r w:rsidRPr="009B1D1C">
        <w:rPr>
          <w:lang w:val="en"/>
        </w:rPr>
        <w:t>host-subtracted reads primer trimmed and filtered based on quality, GC content and sequence complexity</w:t>
      </w:r>
      <w:r>
        <w:rPr>
          <w:lang w:val="en"/>
        </w:rPr>
        <w:t xml:space="preserve">. The remaining reads were </w:t>
      </w:r>
      <w:r w:rsidRPr="009B1D1C">
        <w:rPr>
          <w:lang w:val="en"/>
        </w:rPr>
        <w:t>d</w:t>
      </w:r>
      <w:r>
        <w:rPr>
          <w:lang w:val="en"/>
        </w:rPr>
        <w:t>e novo assembled using Newbler (v2.6) and mapped to the full length NiV genome</w:t>
      </w:r>
      <w:r w:rsidRPr="009B1D1C">
        <w:rPr>
          <w:lang w:val="en"/>
        </w:rPr>
        <w:t xml:space="preserve">. Contigs and unique singletons were </w:t>
      </w:r>
      <w:r>
        <w:rPr>
          <w:lang w:val="en"/>
        </w:rPr>
        <w:t xml:space="preserve">also </w:t>
      </w:r>
      <w:r w:rsidRPr="009B1D1C">
        <w:rPr>
          <w:lang w:val="en"/>
        </w:rPr>
        <w:t xml:space="preserve">subjected to homology search using MegaBlast against </w:t>
      </w:r>
      <w:r>
        <w:rPr>
          <w:lang w:val="en"/>
        </w:rPr>
        <w:t xml:space="preserve">the </w:t>
      </w:r>
      <w:r w:rsidRPr="009B1D1C">
        <w:rPr>
          <w:lang w:val="en"/>
        </w:rPr>
        <w:t>GenBank nucleotide database</w:t>
      </w:r>
      <w:r>
        <w:rPr>
          <w:lang w:val="en"/>
        </w:rPr>
        <w:t>, in case variance in parts of the genome precluded efficient mapping.</w:t>
      </w:r>
      <w:r>
        <w:t xml:space="preserve">  From these data, N, P, and G gene consensus sequences were constructed using Geneious v 7.1, and used for phylogenetic analyses. </w:t>
      </w:r>
    </w:p>
    <w:p w14:paraId="2844188B" w14:textId="77777777" w:rsidR="009F03CB" w:rsidRDefault="009F03CB" w:rsidP="00B4270E">
      <w:pPr>
        <w:rPr>
          <w:i/>
        </w:rPr>
      </w:pPr>
    </w:p>
    <w:p w14:paraId="6EB6E715" w14:textId="77777777" w:rsidR="00B4270E" w:rsidRPr="004F1617" w:rsidRDefault="00B4270E" w:rsidP="00B4270E">
      <w:pPr>
        <w:rPr>
          <w:i/>
        </w:rPr>
      </w:pPr>
      <w:r w:rsidRPr="004F1617">
        <w:rPr>
          <w:i/>
        </w:rPr>
        <w:t>Phylogenetic analysis</w:t>
      </w:r>
    </w:p>
    <w:p w14:paraId="79CBF51B" w14:textId="764242E1" w:rsidR="00B4270E" w:rsidRPr="004D593B" w:rsidRDefault="00B4270E" w:rsidP="00B4270E">
      <w:r>
        <w:t xml:space="preserve">All </w:t>
      </w:r>
      <w:r>
        <w:rPr>
          <w:i/>
        </w:rPr>
        <w:t xml:space="preserve">P. giganteus </w:t>
      </w:r>
      <w:r>
        <w:t xml:space="preserve">NiV sequences have been submitted to Genbank [accession #s </w:t>
      </w:r>
      <w:r w:rsidRPr="00F72A94">
        <w:rPr>
          <w:highlight w:val="yellow"/>
        </w:rPr>
        <w:t>XXXX</w:t>
      </w:r>
      <w:r>
        <w:t>].  Sequence alignments were constructed using ClustalW in Geneious v7.1 software</w:t>
      </w:r>
      <w:r w:rsidR="00D72A0E">
        <w:t xml:space="preserve"> </w:t>
      </w:r>
      <w:r>
        <w:fldChar w:fldCharType="begin">
          <w:fldData xml:space="preserve">PEVuZE5vdGU+PENpdGU+PEF1dGhvcj5LZWFyc2U8L0F1dGhvcj48WWVhcj4yMDEyPC9ZZWFyPjxS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</w:fldData>
        </w:fldChar>
      </w:r>
      <w:r w:rsidR="00115617">
        <w:instrText xml:space="preserve"> ADDIN EN.CITE </w:instrText>
      </w:r>
      <w:r w:rsidR="00115617">
        <w:fldChar w:fldCharType="begin">
          <w:fldData xml:space="preserve">PEVuZE5vdGU+PENpdGU+PEF1dGhvcj5LZWFyc2U8L0F1dGhvcj48WWVhcj4yMDEyPC9ZZWFyPjxS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</w:fldData>
        </w:fldChar>
      </w:r>
      <w:r w:rsidR="00115617">
        <w:instrText xml:space="preserve"> ADDIN EN.CITE.DATA </w:instrText>
      </w:r>
      <w:r w:rsidR="00115617">
        <w:fldChar w:fldCharType="end"/>
      </w:r>
      <w:r>
        <w:fldChar w:fldCharType="separate"/>
      </w:r>
      <w:r w:rsidR="00115617">
        <w:rPr>
          <w:noProof/>
        </w:rPr>
        <w:t>(</w:t>
      </w:r>
      <w:hyperlink w:anchor="_ENREF_77" w:tooltip="Kearse, 2012 #1441" w:history="1">
        <w:r w:rsidR="00026D55">
          <w:rPr>
            <w:noProof/>
          </w:rPr>
          <w:t>77</w:t>
        </w:r>
      </w:hyperlink>
      <w:r w:rsidR="00115617">
        <w:rPr>
          <w:noProof/>
        </w:rPr>
        <w:t>)</w:t>
      </w:r>
      <w:r>
        <w:fldChar w:fldCharType="end"/>
      </w:r>
      <w:r>
        <w:t>.  Phylogenetic trees of NiV N-gene</w:t>
      </w:r>
      <w:r w:rsidR="009F03CB">
        <w:t>, P-gene, and G-gene</w:t>
      </w:r>
      <w:r>
        <w:t xml:space="preserve"> sequences were constructed using Neighbor-Joining, Maximum-Likelihood algorithms</w:t>
      </w:r>
      <w:r w:rsidR="009F03CB">
        <w:t xml:space="preserve"> in </w:t>
      </w:r>
      <w:r w:rsidR="00D72A0E">
        <w:t>MEGA v. 5</w:t>
      </w:r>
      <w:r>
        <w:t xml:space="preserve"> </w:t>
      </w:r>
      <w:r>
        <w:fldChar w:fldCharType="begin"/>
      </w:r>
      <w:r w:rsidR="00115617">
        <w:instrText xml:space="preserve"> ADDIN EN.CITE &lt;EndNote&gt;&lt;Cite&gt;&lt;Author&gt;Drummond AJ&lt;/Author&gt;&lt;Year&gt;2011&lt;/Year&gt;&lt;RecNum&gt;174&lt;/RecNum&gt;&lt;DisplayText&gt;(78)&lt;/DisplayText&gt;&lt;record&gt;&lt;rec-number&gt;174&lt;/rec-number&gt;&lt;foreign-keys&gt;&lt;key app="EN" db-id="r5fzsd95fdtz2ieptdrpa90ysad0vtrxzfwr" timestamp="1346439755"&gt;174&lt;/key&gt;&lt;/foreign-keys&gt;&lt;ref-type name="Computer Program"&gt;9&lt;/ref-type&gt;&lt;contributors&gt;&lt;authors&gt;&lt;author&gt;Drummond AJ, Ashton B, Buxton S, Cheung M, Cooper A, Duran C, Field M, Heled J, Kearse M, Markowitz S, Moir R, Stones-Havas S, Sturrock S, Thierer T, Wilson A&lt;/author&gt;&lt;/authors&gt;&lt;/contributors&gt;&lt;titles&gt;&lt;title&gt;Geneious v5.4&lt;/title&gt;&lt;/titles&gt;&lt;dates&gt;&lt;year&gt;2011&lt;/year&gt;&lt;/dates&gt;&lt;urls&gt;&lt;related-urls&gt;&lt;url&gt;Available from ​http://www.geneious.com/​​&lt;/url&gt;&lt;/related-urls&gt;&lt;/urls&gt;&lt;/record&gt;&lt;/Cite&gt;&lt;/EndNote&gt;</w:instrText>
      </w:r>
      <w:r>
        <w:fldChar w:fldCharType="separate"/>
      </w:r>
      <w:r w:rsidR="00115617">
        <w:rPr>
          <w:noProof/>
        </w:rPr>
        <w:t>(</w:t>
      </w:r>
      <w:hyperlink w:anchor="_ENREF_78" w:tooltip="Drummond AJ, 2011 #174" w:history="1">
        <w:r w:rsidR="00026D55">
          <w:rPr>
            <w:noProof/>
          </w:rPr>
          <w:t>78</w:t>
        </w:r>
      </w:hyperlink>
      <w:r w:rsidR="00115617">
        <w:rPr>
          <w:noProof/>
        </w:rPr>
        <w:t>)</w:t>
      </w:r>
      <w:r>
        <w:fldChar w:fldCharType="end"/>
      </w:r>
      <w:r w:rsidR="00D72A0E">
        <w:t xml:space="preserve"> and figures constructed in FigTree 1.4.2</w:t>
      </w:r>
      <w:r>
        <w:t xml:space="preserve">.    </w:t>
      </w:r>
    </w:p>
    <w:p w14:paraId="72FAC2EE" w14:textId="4B5C6ACE" w:rsidR="004F1617" w:rsidRDefault="004F1617" w:rsidP="002D2E66">
      <w:r>
        <w:t>Lab analysis</w:t>
      </w:r>
      <w:r w:rsidR="00D0284D">
        <w:t>:</w:t>
      </w:r>
      <w:r>
        <w:t xml:space="preserve"> molecular</w:t>
      </w:r>
    </w:p>
    <w:p w14:paraId="3B51095D" w14:textId="06C5A053" w:rsidR="00A31994" w:rsidRDefault="00D0284D" w:rsidP="00A31994">
      <w:r w:rsidRPr="00E071B0">
        <w:t xml:space="preserve">Nucleic acids were extracted from swab and urine samples using MagMAX 96 Viral RNA Extraction Kit (Thermofisher) </w:t>
      </w:r>
      <w:r w:rsidR="00A31994">
        <w:t xml:space="preserve">and cDNA synthesized using Superscript III (Invitrogen) according to manufacturer’s instructions.  </w:t>
      </w:r>
      <w:r w:rsidR="00B7563F">
        <w:t>A n</w:t>
      </w:r>
      <w:r w:rsidR="00A31994">
        <w:t xml:space="preserve">ested RT-PCR </w:t>
      </w:r>
      <w:r w:rsidR="00B7563F">
        <w:t xml:space="preserve">and a real-time assay </w:t>
      </w:r>
      <w:r w:rsidR="00A31994">
        <w:t xml:space="preserve">targeting the N gene </w:t>
      </w:r>
      <w:r w:rsidR="00B7563F">
        <w:t xml:space="preserve">were used to detect Nipah virus RNA in samples </w:t>
      </w:r>
      <w:r w:rsidR="00A31994">
        <w:fldChar w:fldCharType="begin"/>
      </w:r>
      <w:r w:rsidR="00764C4C">
        <w:instrText xml:space="preserve"> ADDIN EN.CITE &lt;EndNote&gt;&lt;Cite&gt;&lt;Author&gt;Wacharapluesadee&lt;/Author&gt;&lt;Year&gt;2007&lt;/Year&gt;&lt;RecNum&gt;643&lt;/RecNum&gt;&lt;DisplayText&gt;(50)&lt;/DisplayText&gt;&lt;record&gt;&lt;rec-number&gt;643&lt;/rec-number&gt;&lt;foreign-keys&gt;&lt;key app="EN" db-id="r5fzsd95fdtz2ieptdrpa90ysad0vtrxzfwr" timestamp="1346439756"&gt;643&lt;/key&gt;&lt;/foreign-keys&gt;&lt;ref-type name="Journal Article"&gt;17&lt;/ref-type&gt;&lt;contributors&gt;&lt;authors&gt;&lt;author&gt;Wacharapluesadee, S.&lt;/author&gt;&lt;author&gt;Hemachudha, T.&lt;/author&gt;&lt;/authors&gt;&lt;/contributors&gt;&lt;auth-address&gt;Chulalongkorn Univ Hosp, Mol Biol Lab Neurol Dis, Dept Med, Bangkok 10330, Thailand.&amp;#xD;Wacharapluesadee, S, Chulalongkorn Univ Hosp, Mol Biol Lab Neurol Dis, Dept Med, Rama 4 Rd, Bangkok 10330, Thailand.&amp;#xD;spwa02@yahoo.com&lt;/auth-address&gt;&lt;titles&gt;&lt;title&gt;Duplex nested RT-PCR for detection of Nipah virus RNA from urine specimens of bats&lt;/title&gt;&lt;secondary-title&gt;Journal of Virological Methods&lt;/secondary-title&gt;&lt;/titles&gt;&lt;periodical&gt;&lt;full-title&gt;Journal of Virological Methods&lt;/full-title&gt;&lt;/periodical&gt;&lt;pages&gt;97-101&lt;/pages&gt;&lt;volume&gt;141&lt;/volume&gt;&lt;number&gt;1&lt;/number&gt;&lt;keywords&gt;&lt;keyword&gt;Nipah virus&lt;/keyword&gt;&lt;keyword&gt;diagnosis&lt;/keyword&gt;&lt;keyword&gt;RT-PCR&lt;/keyword&gt;&lt;keyword&gt;bats&lt;/keyword&gt;&lt;keyword&gt;HENDRA VIRUS&lt;/keyword&gt;&lt;keyword&gt;ENCEPHALITIS&lt;/keyword&gt;&lt;keyword&gt;INFECTION&lt;/keyword&gt;&lt;keyword&gt;MALAYSIA&lt;/keyword&gt;&lt;/keywords&gt;&lt;dates&gt;&lt;year&gt;2007&lt;/year&gt;&lt;pub-dates&gt;&lt;date&gt;Apr&lt;/date&gt;&lt;/pub-dates&gt;&lt;/dates&gt;&lt;isbn&gt;0166-0934&lt;/isbn&gt;&lt;accession-num&gt;ISI:000245150100015&lt;/accession-num&gt;&lt;work-type&gt;Article&lt;/work-type&gt;&lt;urls&gt;&lt;related-urls&gt;&lt;url&gt;&amp;lt;Go to ISI&amp;gt;://000245150100015 &lt;/url&gt;&lt;/related-urls&gt;&lt;/urls&gt;&lt;language&gt;English&lt;/language&gt;&lt;/record&gt;&lt;/Cite&gt;&lt;/EndNote&gt;</w:instrText>
      </w:r>
      <w:r w:rsidR="00A31994">
        <w:fldChar w:fldCharType="separate"/>
      </w:r>
      <w:r w:rsidR="00764C4C">
        <w:rPr>
          <w:noProof/>
        </w:rPr>
        <w:t>(</w:t>
      </w:r>
      <w:hyperlink w:anchor="_ENREF_50" w:tooltip="Wacharapluesadee, 2007 #643" w:history="1">
        <w:r w:rsidR="00026D55">
          <w:rPr>
            <w:noProof/>
          </w:rPr>
          <w:t>50</w:t>
        </w:r>
      </w:hyperlink>
      <w:r w:rsidR="00764C4C">
        <w:rPr>
          <w:noProof/>
        </w:rPr>
        <w:t>)</w:t>
      </w:r>
      <w:r w:rsidR="00A31994">
        <w:fldChar w:fldCharType="end"/>
      </w:r>
      <w:r w:rsidR="00A31994">
        <w:t xml:space="preserve">.  </w:t>
      </w:r>
      <w:r w:rsidR="00B7563F">
        <w:t xml:space="preserve"> </w:t>
      </w:r>
      <w:r w:rsidRPr="00E071B0">
        <w:t xml:space="preserve">A RT-qPCR designed to detect the nucleocapsid gene of all known Nipah </w:t>
      </w:r>
      <w:r>
        <w:t xml:space="preserve">virus isolates was also utilized </w:t>
      </w:r>
      <w:r>
        <w:fldChar w:fldCharType="begin">
          <w:fldData xml:space="preserve">PEVuZE5vdGU+PENpdGU+PEF1dGhvcj5GZWxkbWFuPC9BdXRob3I+PFllYXI+MjAwOTwvWWVhcj48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</w:fldData>
        </w:fldChar>
      </w:r>
      <w:r w:rsidR="00115617">
        <w:instrText xml:space="preserve"> ADDIN EN.CITE </w:instrText>
      </w:r>
      <w:r w:rsidR="00115617">
        <w:fldChar w:fldCharType="begin">
          <w:fldData xml:space="preserve">PEVuZE5vdGU+PENpdGU+PEF1dGhvcj5GZWxkbWFuPC9BdXRob3I+PFllYXI+MjAwOTwvWWVhcj48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</w:fldData>
        </w:fldChar>
      </w:r>
      <w:r w:rsidR="00115617">
        <w:instrText xml:space="preserve"> ADDIN EN.CITE.DATA </w:instrText>
      </w:r>
      <w:r w:rsidR="00115617">
        <w:fldChar w:fldCharType="end"/>
      </w:r>
      <w:r>
        <w:fldChar w:fldCharType="separate"/>
      </w:r>
      <w:r w:rsidR="00115617">
        <w:rPr>
          <w:noProof/>
        </w:rPr>
        <w:t>(</w:t>
      </w:r>
      <w:hyperlink w:anchor="_ENREF_79" w:tooltip="Feldman, 2009 #206" w:history="1">
        <w:r w:rsidR="00026D55">
          <w:rPr>
            <w:noProof/>
          </w:rPr>
          <w:t>79</w:t>
        </w:r>
      </w:hyperlink>
      <w:r w:rsidR="00115617">
        <w:rPr>
          <w:noProof/>
        </w:rPr>
        <w:t>)</w:t>
      </w:r>
      <w:r>
        <w:fldChar w:fldCharType="end"/>
      </w:r>
      <w:r w:rsidRPr="00E071B0">
        <w:t>. Oligonucleotide primers and probe were as described in the manuscript. Assays were performed using AgPath-ID One-StepRT-PCR Reagents (Thermofisher) with 250 nM probe, 50 nM forward and 900 nM reverse primers. Thermal cycling was 45◦C for 10 min, followed by 45 cycles of 95◦C for 15 s and 60◦C for 45 s. Cut-off values were cycle threshold (C</w:t>
      </w:r>
      <w:r w:rsidRPr="00E071B0">
        <w:rPr>
          <w:vertAlign w:val="subscript"/>
        </w:rPr>
        <w:t>T</w:t>
      </w:r>
      <w:r w:rsidRPr="00E071B0">
        <w:t>) ≤40 for positive and CT ≥45 for negative. Results with C</w:t>
      </w:r>
      <w:r w:rsidRPr="00E071B0">
        <w:rPr>
          <w:vertAlign w:val="subscript"/>
        </w:rPr>
        <w:t>T</w:t>
      </w:r>
      <w:r w:rsidRPr="00E071B0">
        <w:t xml:space="preserve"> values between 40 and 45 were deemed indeterminate, i.e. not conclusively positive or negative.</w:t>
      </w:r>
      <w:r w:rsidRPr="002326CC">
        <w:t xml:space="preserve"> </w:t>
      </w:r>
      <w:r>
        <w:t>Samples with NiV RNA detected by real time PCR were confirmed by gel electrophoresis and product sequencing.</w:t>
      </w:r>
      <w:r w:rsidR="00A31994">
        <w:t xml:space="preserve"> </w:t>
      </w:r>
      <w:r w:rsidR="002A0CC8">
        <w:t xml:space="preserve">A subset of </w:t>
      </w:r>
      <w:r w:rsidR="00B7563F">
        <w:t>NiV-</w:t>
      </w:r>
      <w:r w:rsidR="002A0CC8">
        <w:t>positive samples were run on the Ion Torrent platform in order to obtain additional genomic sequence</w:t>
      </w:r>
      <w:r w:rsidR="00355474">
        <w:t xml:space="preserve"> </w:t>
      </w:r>
      <w:commentRangeStart w:id="4"/>
      <w:r w:rsidR="00355474">
        <w:t>(ref)</w:t>
      </w:r>
      <w:commentRangeEnd w:id="4"/>
      <w:r w:rsidR="00355474">
        <w:rPr>
          <w:rStyle w:val="CommentReference"/>
        </w:rPr>
        <w:commentReference w:id="4"/>
      </w:r>
      <w:r w:rsidR="002A0CC8">
        <w:t xml:space="preserve">.   </w:t>
      </w:r>
    </w:p>
    <w:p w14:paraId="36A1CB98" w14:textId="5A319DE2" w:rsidR="008304FB" w:rsidRDefault="008304FB" w:rsidP="00A31994">
      <w:r w:rsidRPr="007B1853">
        <w:rPr>
          <w:highlight w:val="yellow"/>
        </w:rPr>
        <w:t>Accession numbers:  [to be entered once submitted].</w:t>
      </w:r>
    </w:p>
    <w:p w14:paraId="571063B7" w14:textId="77777777" w:rsidR="004F1617" w:rsidRDefault="004F1617">
      <w:pPr>
        <w:spacing w:after="0" w:line="240" w:lineRule="auto"/>
        <w:rPr>
          <w:i/>
        </w:rPr>
      </w:pPr>
      <w:r w:rsidRPr="004F1617">
        <w:rPr>
          <w:i/>
        </w:rPr>
        <w:t xml:space="preserve">Satellite telemetry </w:t>
      </w:r>
      <w:r>
        <w:rPr>
          <w:i/>
        </w:rPr>
        <w:t>and homerange analysis</w:t>
      </w:r>
    </w:p>
    <w:p w14:paraId="716AF988" w14:textId="5621A5A7" w:rsidR="00425823" w:rsidRPr="009E348D" w:rsidRDefault="00425823" w:rsidP="00751DE2">
      <w:pPr>
        <w:rPr>
          <w:rFonts w:asciiTheme="minorHAnsi" w:hAnsiTheme="minorHAnsi"/>
        </w:rPr>
      </w:pPr>
      <w:r w:rsidRPr="00ED50B8">
        <w:rPr>
          <w:rFonts w:asciiTheme="minorHAnsi" w:hAnsiTheme="minorHAnsi"/>
        </w:rPr>
        <w:t xml:space="preserve">We developed a collar system to attach </w:t>
      </w:r>
      <w:r w:rsidR="00FB511C" w:rsidRPr="00ED50B8">
        <w:rPr>
          <w:rFonts w:asciiTheme="minorHAnsi" w:hAnsiTheme="minorHAnsi"/>
        </w:rPr>
        <w:t xml:space="preserve">12g solar-powered </w:t>
      </w:r>
      <w:r w:rsidRPr="00ED50B8">
        <w:rPr>
          <w:rFonts w:asciiTheme="minorHAnsi" w:hAnsiTheme="minorHAnsi"/>
        </w:rPr>
        <w:t xml:space="preserve">Platform Terminal Transmitters </w:t>
      </w:r>
      <w:r w:rsidR="00FB511C" w:rsidRPr="00ED50B8">
        <w:rPr>
          <w:rFonts w:asciiTheme="minorHAnsi" w:hAnsiTheme="minorHAnsi"/>
        </w:rPr>
        <w:t xml:space="preserve">(Microwave Telemetry, Colombia, MD, USA) </w:t>
      </w:r>
      <w:r w:rsidRPr="00ED50B8">
        <w:rPr>
          <w:rFonts w:asciiTheme="minorHAnsi" w:hAnsiTheme="minorHAnsi"/>
        </w:rPr>
        <w:t xml:space="preserve">to adult bats using commercial nylon feline collars </w:t>
      </w:r>
      <w:r w:rsidR="00FB511C" w:rsidRPr="00ED50B8">
        <w:rPr>
          <w:rFonts w:asciiTheme="minorHAnsi" w:hAnsiTheme="minorHAnsi"/>
        </w:rPr>
        <w:t>with the buckle removed and 0-gauge nylon suture to attach the PTT to the collar and to fasten the collar around the bat’s neck.  Collars were fitted to the bat such that there was enough space to allow for normal neck movement and swallowing, but so that the collar would not slip over the head of the animal</w:t>
      </w:r>
      <w:r w:rsidR="00ED50B8" w:rsidRPr="00ED50B8">
        <w:rPr>
          <w:rFonts w:asciiTheme="minorHAnsi" w:hAnsiTheme="minorHAnsi"/>
        </w:rPr>
        <w:t xml:space="preserve"> (</w:t>
      </w:r>
      <w:r w:rsidR="00DF1740" w:rsidRPr="00E84F60">
        <w:rPr>
          <w:rFonts w:asciiTheme="minorHAnsi" w:hAnsiTheme="minorHAnsi"/>
          <w:b/>
          <w:highlight w:val="yellow"/>
        </w:rPr>
        <w:t xml:space="preserve">suppl. </w:t>
      </w:r>
      <w:r w:rsidR="00ED50B8" w:rsidRPr="00E84F60">
        <w:rPr>
          <w:rFonts w:asciiTheme="minorHAnsi" w:hAnsiTheme="minorHAnsi"/>
          <w:b/>
          <w:highlight w:val="yellow"/>
        </w:rPr>
        <w:t>Fig XXX</w:t>
      </w:r>
      <w:r w:rsidR="00DF1740">
        <w:rPr>
          <w:rFonts w:asciiTheme="minorHAnsi" w:hAnsiTheme="minorHAnsi"/>
        </w:rPr>
        <w:t>)</w:t>
      </w:r>
      <w:r w:rsidR="00FB511C" w:rsidRPr="00ED50B8">
        <w:rPr>
          <w:rFonts w:asciiTheme="minorHAnsi" w:hAnsiTheme="minorHAnsi"/>
        </w:rPr>
        <w:t>.  PTTs were prog</w:t>
      </w:r>
      <w:r w:rsidR="00CD6AE8" w:rsidRPr="00ED50B8">
        <w:rPr>
          <w:rFonts w:asciiTheme="minorHAnsi" w:hAnsiTheme="minorHAnsi"/>
        </w:rPr>
        <w:t>rammed with a duty cycle of 10</w:t>
      </w:r>
      <w:r w:rsidR="00FB511C" w:rsidRPr="00ED50B8">
        <w:rPr>
          <w:rFonts w:asciiTheme="minorHAnsi" w:hAnsiTheme="minorHAnsi"/>
        </w:rPr>
        <w:t xml:space="preserve"> hrs</w:t>
      </w:r>
      <w:r w:rsidR="00CD6AE8" w:rsidRPr="00ED50B8">
        <w:rPr>
          <w:rFonts w:asciiTheme="minorHAnsi" w:hAnsiTheme="minorHAnsi"/>
        </w:rPr>
        <w:t xml:space="preserve"> on, 48 hours off.</w:t>
      </w:r>
      <w:r w:rsidR="00FB511C" w:rsidRPr="00ED50B8">
        <w:rPr>
          <w:rFonts w:asciiTheme="minorHAnsi" w:hAnsiTheme="minorHAnsi"/>
        </w:rPr>
        <w:t xml:space="preserve">  Data was accessed via the Argos online data service (argos-system.org ; France).   </w:t>
      </w:r>
      <w:r w:rsidR="009E348D">
        <w:rPr>
          <w:rFonts w:asciiTheme="minorHAnsi" w:hAnsiTheme="minorHAnsi"/>
        </w:rPr>
        <w:t>A total of 14</w:t>
      </w:r>
      <w:r w:rsidR="00ED50B8" w:rsidRPr="00ED50B8">
        <w:rPr>
          <w:rFonts w:asciiTheme="minorHAnsi" w:hAnsiTheme="minorHAnsi"/>
        </w:rPr>
        <w:t xml:space="preserve"> collars were deployed as follows:  Feb 2009:  3 males, 3 females from a colony in S</w:t>
      </w:r>
      <w:r w:rsidR="009E348D">
        <w:rPr>
          <w:rFonts w:asciiTheme="minorHAnsi" w:hAnsiTheme="minorHAnsi"/>
        </w:rPr>
        <w:t xml:space="preserve">huvarampur, Faridpur district; </w:t>
      </w:r>
      <w:r w:rsidR="00ED50B8" w:rsidRPr="00ED50B8">
        <w:rPr>
          <w:rFonts w:asciiTheme="minorHAnsi" w:hAnsiTheme="minorHAnsi"/>
        </w:rPr>
        <w:t xml:space="preserve">Feb 2011:  </w:t>
      </w:r>
      <w:commentRangeStart w:id="5"/>
      <w:r w:rsidR="00ED50B8" w:rsidRPr="00ED50B8">
        <w:rPr>
          <w:rFonts w:asciiTheme="minorHAnsi" w:hAnsiTheme="minorHAnsi"/>
        </w:rPr>
        <w:t xml:space="preserve">3 males, </w:t>
      </w:r>
      <w:r w:rsidR="009E348D">
        <w:rPr>
          <w:rFonts w:asciiTheme="minorHAnsi" w:hAnsiTheme="minorHAnsi"/>
        </w:rPr>
        <w:t>2</w:t>
      </w:r>
      <w:r w:rsidR="00ED50B8" w:rsidRPr="00ED50B8">
        <w:rPr>
          <w:rFonts w:asciiTheme="minorHAnsi" w:hAnsiTheme="minorHAnsi"/>
        </w:rPr>
        <w:t xml:space="preserve"> females </w:t>
      </w:r>
      <w:commentRangeEnd w:id="5"/>
      <w:r w:rsidR="009E348D">
        <w:rPr>
          <w:rStyle w:val="CommentReference"/>
        </w:rPr>
        <w:commentReference w:id="5"/>
      </w:r>
      <w:r w:rsidR="00ED50B8" w:rsidRPr="00ED50B8">
        <w:rPr>
          <w:rFonts w:asciiTheme="minorHAnsi" w:hAnsiTheme="minorHAnsi"/>
        </w:rPr>
        <w:t>from the same colony</w:t>
      </w:r>
      <w:r w:rsidR="00E84F60">
        <w:rPr>
          <w:rFonts w:asciiTheme="minorHAnsi" w:hAnsiTheme="minorHAnsi"/>
        </w:rPr>
        <w:t>; and April 2011 Cox’s Baza</w:t>
      </w:r>
      <w:r w:rsidR="00DB40DC">
        <w:rPr>
          <w:rFonts w:asciiTheme="minorHAnsi" w:hAnsiTheme="minorHAnsi"/>
        </w:rPr>
        <w:t>ar, 3</w:t>
      </w:r>
      <w:r w:rsidR="00ED50B8" w:rsidRPr="00ED50B8">
        <w:rPr>
          <w:rFonts w:asciiTheme="minorHAnsi" w:hAnsiTheme="minorHAnsi"/>
        </w:rPr>
        <w:t xml:space="preserve"> bats from a colony in Cox’s Bazaar, Chittagong district.  Adult b</w:t>
      </w:r>
      <w:r w:rsidR="00CD6AE8" w:rsidRPr="00ED50B8">
        <w:rPr>
          <w:rFonts w:asciiTheme="minorHAnsi" w:hAnsiTheme="minorHAnsi"/>
        </w:rPr>
        <w:t>ats were selected based on size such that the total weight of the collar (~21g) was less th</w:t>
      </w:r>
      <w:r w:rsidR="00CD6AE8" w:rsidRPr="009E348D">
        <w:rPr>
          <w:rFonts w:asciiTheme="minorHAnsi" w:hAnsiTheme="minorHAnsi"/>
        </w:rPr>
        <w:t xml:space="preserve">an 3% of the bat’s body mass. </w:t>
      </w:r>
      <w:r w:rsidR="00FB511C" w:rsidRPr="009E348D">
        <w:rPr>
          <w:rFonts w:asciiTheme="minorHAnsi" w:hAnsiTheme="minorHAnsi"/>
        </w:rPr>
        <w:t xml:space="preserve"> </w:t>
      </w:r>
    </w:p>
    <w:p w14:paraId="674EE5CE" w14:textId="36C85566" w:rsidR="009E348D" w:rsidRPr="009E348D" w:rsidRDefault="00DF1740" w:rsidP="009E348D">
      <w:pPr>
        <w:rPr>
          <w:rFonts w:asciiTheme="minorHAnsi" w:hAnsiTheme="minorHAnsi"/>
        </w:rPr>
      </w:pPr>
      <w:r>
        <w:rPr>
          <w:rFonts w:asciiTheme="minorHAnsi" w:hAnsiTheme="minorHAnsi"/>
        </w:rPr>
        <w:t>T</w:t>
      </w:r>
      <w:r w:rsidR="009E348D" w:rsidRPr="009E348D">
        <w:rPr>
          <w:rFonts w:asciiTheme="minorHAnsi" w:hAnsiTheme="minorHAnsi"/>
        </w:rPr>
        <w:t xml:space="preserve">he individual telemetry dataset </w:t>
      </w:r>
      <w:r>
        <w:rPr>
          <w:rFonts w:asciiTheme="minorHAnsi" w:hAnsiTheme="minorHAnsi"/>
        </w:rPr>
        <w:t>was combined for</w:t>
      </w:r>
      <w:r w:rsidR="009E348D" w:rsidRPr="009E348D">
        <w:rPr>
          <w:rFonts w:asciiTheme="minorHAnsi" w:hAnsiTheme="minorHAnsi"/>
        </w:rPr>
        <w:t xml:space="preserve"> each region and its aggregate utilization distributions (UD)</w:t>
      </w:r>
      <w:r>
        <w:rPr>
          <w:rFonts w:asciiTheme="minorHAnsi" w:hAnsiTheme="minorHAnsi"/>
        </w:rPr>
        <w:t xml:space="preserve"> computed</w:t>
      </w:r>
      <w:r w:rsidR="009E348D" w:rsidRPr="009E348D">
        <w:rPr>
          <w:rFonts w:asciiTheme="minorHAnsi" w:hAnsiTheme="minorHAnsi"/>
        </w:rPr>
        <w:t xml:space="preserve"> in R using package ‘adehabitHR’</w:t>
      </w:r>
      <w:r w:rsidR="001E39D2">
        <w:rPr>
          <w:rFonts w:asciiTheme="minorHAnsi" w:hAnsiTheme="minorHAnsi"/>
        </w:rPr>
        <w:t xml:space="preserve"> </w:t>
      </w:r>
      <w:r w:rsidR="001E39D2">
        <w:rPr>
          <w:rFonts w:asciiTheme="minorHAnsi" w:hAnsiTheme="minorHAnsi"/>
        </w:rPr>
        <w:fldChar w:fldCharType="begin"/>
      </w:r>
      <w:r w:rsidR="00115617">
        <w:rPr>
          <w:rFonts w:asciiTheme="minorHAnsi" w:hAnsiTheme="minorHAnsi"/>
        </w:rPr>
        <w:instrText xml:space="preserve"> ADDIN EN.CITE &lt;EndNote&gt;&lt;Cite&gt;&lt;Author&gt;Calenge&lt;/Author&gt;&lt;Year&gt;2006&lt;/Year&gt;&lt;RecNum&gt;136&lt;/RecNum&gt;&lt;DisplayText&gt;(80)&lt;/DisplayText&gt;&lt;record&gt;&lt;rec-number&gt;136&lt;/rec-number&gt;&lt;foreign-keys&gt;&lt;key app="EN" db-id="fwwepasfx050duez5dbvvedhx95ets950xxt" timestamp="1425758210"&gt;136&lt;/key&gt;&lt;/foreign-keys&gt;&lt;ref-type name="Journal Article"&gt;17&lt;/ref-type&gt;&lt;contributors&gt;&lt;authors&gt;&lt;author&gt;Calenge, Clement&lt;/author&gt;&lt;/authors&gt;&lt;/contributors&gt;&lt;titles&gt;&lt;title&gt;The package &amp;quot;adehabitat&amp;quot; for the R software: A tool for the analysis of space and habitat use by animals&lt;/title&gt;&lt;secondary-title&gt;Ecological Modelling&lt;/secondary-title&gt;&lt;/titles&gt;&lt;periodical&gt;&lt;full-title&gt;Ecological Modelling&lt;/full-title&gt;&lt;/periodical&gt;&lt;pages&gt;516-519&lt;/pages&gt;&lt;volume&gt;197&lt;/volume&gt;&lt;number&gt;3-4&lt;/number&gt;&lt;dates&gt;&lt;year&gt;2006&lt;/year&gt;&lt;pub-dates&gt;&lt;date&gt;Aug 25&lt;/date&gt;&lt;/pub-dates&gt;&lt;/dates&gt;&lt;isbn&gt;0304-3800&lt;/isbn&gt;&lt;accession-num&gt;WOS:000239985700024&lt;/accession-num&gt;&lt;urls&gt;&lt;related-urls&gt;&lt;url&gt;&amp;lt;Go to ISI&amp;gt;://WOS:000239985700024&lt;/url&gt;&lt;/related-urls&gt;&lt;/urls&gt;&lt;electronic-resource-num&gt;10.1016/j.ecolmodel.2006.03.017&lt;/electronic-resource-num&gt;&lt;/record&gt;&lt;/Cite&gt;&lt;/EndNote&gt;</w:instrText>
      </w:r>
      <w:r w:rsidR="001E39D2">
        <w:rPr>
          <w:rFonts w:asciiTheme="minorHAnsi" w:hAnsiTheme="minorHAnsi"/>
        </w:rPr>
        <w:fldChar w:fldCharType="separate"/>
      </w:r>
      <w:r w:rsidR="00115617">
        <w:rPr>
          <w:rFonts w:asciiTheme="minorHAnsi" w:hAnsiTheme="minorHAnsi"/>
          <w:noProof/>
        </w:rPr>
        <w:t>(</w:t>
      </w:r>
      <w:hyperlink w:anchor="_ENREF_80" w:tooltip="Calenge, 2006 #136" w:history="1">
        <w:r w:rsidR="00026D55">
          <w:rPr>
            <w:rFonts w:asciiTheme="minorHAnsi" w:hAnsiTheme="minorHAnsi"/>
            <w:noProof/>
          </w:rPr>
          <w:t>80</w:t>
        </w:r>
      </w:hyperlink>
      <w:r w:rsidR="00115617">
        <w:rPr>
          <w:rFonts w:asciiTheme="minorHAnsi" w:hAnsiTheme="minorHAnsi"/>
          <w:noProof/>
        </w:rPr>
        <w:t>)</w:t>
      </w:r>
      <w:r w:rsidR="001E39D2">
        <w:rPr>
          <w:rFonts w:asciiTheme="minorHAnsi" w:hAnsiTheme="minorHAnsi"/>
        </w:rPr>
        <w:fldChar w:fldCharType="end"/>
      </w:r>
      <w:r w:rsidR="009E348D" w:rsidRPr="009E348D">
        <w:rPr>
          <w:rFonts w:asciiTheme="minorHAnsi" w:hAnsiTheme="minorHAnsi"/>
        </w:rPr>
        <w:t>. Colony-specific home range is represented by the *95% area enclosure of its UD’s volume (Figure xx). The volume of intersection between the colonies quantifies the extent of home range overlap. To evaluate the potential for contact with the Sylhet colony, we calculate</w:t>
      </w:r>
      <w:r w:rsidR="009E348D">
        <w:rPr>
          <w:rFonts w:asciiTheme="minorHAnsi" w:hAnsiTheme="minorHAnsi"/>
        </w:rPr>
        <w:t>d</w:t>
      </w:r>
      <w:r w:rsidR="009E348D" w:rsidRPr="009E348D">
        <w:rPr>
          <w:rFonts w:asciiTheme="minorHAnsi" w:hAnsiTheme="minorHAnsi"/>
        </w:rPr>
        <w:t xml:space="preserve"> the most likely distance moved (‘mldm’) for each sampled bat at Faridpur where </w:t>
      </w:r>
      <w:r w:rsidR="009E348D" w:rsidRPr="009E348D">
        <w:rPr>
          <w:rFonts w:asciiTheme="minorHAnsi" w:hAnsiTheme="minorHAnsi"/>
        </w:rPr>
        <w:lastRenderedPageBreak/>
        <w:t xml:space="preserve">the population </w:t>
      </w:r>
      <w:r w:rsidR="009E348D">
        <w:rPr>
          <w:rFonts w:asciiTheme="minorHAnsi" w:hAnsiTheme="minorHAnsi"/>
        </w:rPr>
        <w:t xml:space="preserve">was </w:t>
      </w:r>
      <w:r w:rsidR="009E348D" w:rsidRPr="009E348D">
        <w:rPr>
          <w:rFonts w:asciiTheme="minorHAnsi" w:hAnsiTheme="minorHAnsi"/>
        </w:rPr>
        <w:t xml:space="preserve">more </w:t>
      </w:r>
      <w:r w:rsidR="009E348D">
        <w:rPr>
          <w:rFonts w:asciiTheme="minorHAnsi" w:hAnsiTheme="minorHAnsi"/>
        </w:rPr>
        <w:t xml:space="preserve">intensively </w:t>
      </w:r>
      <w:r w:rsidR="009E348D" w:rsidRPr="009E348D">
        <w:rPr>
          <w:rFonts w:asciiTheme="minorHAnsi" w:hAnsiTheme="minorHAnsi"/>
        </w:rPr>
        <w:t xml:space="preserve">monitored. </w:t>
      </w:r>
      <w:r w:rsidR="009E348D">
        <w:rPr>
          <w:rFonts w:asciiTheme="minorHAnsi" w:hAnsiTheme="minorHAnsi"/>
        </w:rPr>
        <w:t>Movement distance was</w:t>
      </w:r>
      <w:r w:rsidR="009E348D" w:rsidRPr="009E348D">
        <w:rPr>
          <w:rFonts w:asciiTheme="minorHAnsi" w:hAnsiTheme="minorHAnsi"/>
        </w:rPr>
        <w:t xml:space="preserve"> measured in kilometers with respect to a centroid location (</w:t>
      </w:r>
      <w:r w:rsidR="009E348D" w:rsidRPr="009E348D">
        <w:rPr>
          <w:rFonts w:ascii="Symbol" w:hAnsi="Symbol"/>
        </w:rPr>
        <w:t></w:t>
      </w:r>
      <w:r w:rsidR="009E348D" w:rsidRPr="009E348D">
        <w:rPr>
          <w:rFonts w:asciiTheme="minorHAnsi" w:hAnsiTheme="minorHAnsi"/>
        </w:rPr>
        <w:t>) shared by the whole colony; assuming random spatial distribution in tracking rate, we estimate</w:t>
      </w:r>
      <w:r w:rsidR="009E348D">
        <w:rPr>
          <w:rFonts w:asciiTheme="minorHAnsi" w:hAnsiTheme="minorHAnsi"/>
        </w:rPr>
        <w:t>d</w:t>
      </w:r>
      <w:r w:rsidR="009E348D" w:rsidRPr="009E348D">
        <w:rPr>
          <w:rFonts w:asciiTheme="minorHAnsi" w:hAnsiTheme="minorHAnsi"/>
        </w:rPr>
        <w:t xml:space="preserve"> its kernel density function per individual and define</w:t>
      </w:r>
      <w:r w:rsidR="009E348D">
        <w:rPr>
          <w:rFonts w:asciiTheme="minorHAnsi" w:hAnsiTheme="minorHAnsi"/>
        </w:rPr>
        <w:t>d</w:t>
      </w:r>
      <w:r w:rsidR="009E348D" w:rsidRPr="009E348D">
        <w:rPr>
          <w:rFonts w:asciiTheme="minorHAnsi" w:hAnsiTheme="minorHAnsi"/>
        </w:rPr>
        <w:t xml:space="preserve"> mldm as the mode (</w:t>
      </w:r>
      <w:r w:rsidR="009E348D" w:rsidRPr="00DF1740">
        <w:rPr>
          <w:rFonts w:asciiTheme="minorHAnsi" w:hAnsiTheme="minorHAnsi"/>
          <w:highlight w:val="yellow"/>
        </w:rPr>
        <w:t>Table xx</w:t>
      </w:r>
      <w:r w:rsidR="009E348D" w:rsidRPr="009E348D">
        <w:rPr>
          <w:rFonts w:asciiTheme="minorHAnsi" w:hAnsiTheme="minorHAnsi"/>
        </w:rPr>
        <w:t xml:space="preserve">).  </w:t>
      </w:r>
    </w:p>
    <w:p w14:paraId="20881A07" w14:textId="781ECD85" w:rsidR="004F1617" w:rsidRDefault="00F31984" w:rsidP="004A1BA9">
      <w:pPr>
        <w:rPr>
          <w:i/>
        </w:rPr>
      </w:pPr>
      <w:r w:rsidRPr="00425823">
        <w:rPr>
          <w:b/>
        </w:rPr>
        <w:t>Statistical approach</w:t>
      </w:r>
      <w:r w:rsidR="00DA3EF6">
        <w:t xml:space="preserve">.  We used </w:t>
      </w:r>
      <w:r w:rsidRPr="00425823">
        <w:t>generalized linear model</w:t>
      </w:r>
      <w:r w:rsidR="00DA3EF6">
        <w:t>s</w:t>
      </w:r>
      <w:r w:rsidRPr="00425823">
        <w:t xml:space="preserve"> (GLM) with a logit link and a binomial distribution to </w:t>
      </w:r>
      <w:r w:rsidR="00DA3EF6">
        <w:t xml:space="preserve">identify </w:t>
      </w:r>
      <w:r w:rsidRPr="00425823">
        <w:t xml:space="preserve">predictors (age, sex, location, </w:t>
      </w:r>
      <w:r w:rsidR="00DA3EF6">
        <w:t xml:space="preserve">date sampled, quarter sampled, month sampled, forearm length, mass, mass:forearm ratio, </w:t>
      </w:r>
      <w:r w:rsidRPr="00425823">
        <w:t>body condition, pregnancy</w:t>
      </w:r>
      <w:r w:rsidR="00DA3EF6">
        <w:t>, lactation,</w:t>
      </w:r>
      <w:r w:rsidRPr="00425823">
        <w:t xml:space="preserve"> or carrying a pup) influenced a bat’s serostatus.  </w:t>
      </w:r>
      <w:r w:rsidR="00425823" w:rsidRPr="00425823">
        <w:t xml:space="preserve">Model selection was conducted using </w:t>
      </w:r>
      <w:r w:rsidR="00425823" w:rsidRPr="004A1BA9">
        <w:rPr>
          <w:highlight w:val="yellow"/>
        </w:rPr>
        <w:t>a</w:t>
      </w:r>
      <w:r w:rsidR="00DA3EF6">
        <w:rPr>
          <w:highlight w:val="yellow"/>
        </w:rPr>
        <w:t xml:space="preserve"> backward step-wise </w:t>
      </w:r>
      <w:r w:rsidR="00425823" w:rsidRPr="004A1BA9">
        <w:rPr>
          <w:highlight w:val="yellow"/>
        </w:rPr>
        <w:t>approach</w:t>
      </w:r>
      <w:r w:rsidR="00DA3EF6">
        <w:t xml:space="preserve"> </w:t>
      </w:r>
      <w:r w:rsidR="00D0284D">
        <w:t xml:space="preserve">was used </w:t>
      </w:r>
      <w:r w:rsidR="00DF1740">
        <w:t xml:space="preserve">to identify the model with the lowest AIC value with </w:t>
      </w:r>
      <w:r w:rsidR="00DA3EF6">
        <w:t xml:space="preserve">a </w:t>
      </w:r>
      <w:r w:rsidR="00DA3EF6" w:rsidRPr="00DA3EF6">
        <w:rPr>
          <w:rFonts w:ascii="Symbol" w:hAnsi="Symbol"/>
        </w:rPr>
        <w:t></w:t>
      </w:r>
      <w:r w:rsidR="00DA3EF6">
        <w:t xml:space="preserve">AIC &gt; </w:t>
      </w:r>
      <w:r w:rsidR="00DF1740">
        <w:t>-</w:t>
      </w:r>
      <w:r w:rsidR="00D0284D">
        <w:t>2 from an</w:t>
      </w:r>
      <w:r w:rsidR="00DA3EF6">
        <w:t xml:space="preserve"> </w:t>
      </w:r>
      <w:r w:rsidR="00D0284D">
        <w:t xml:space="preserve">initial </w:t>
      </w:r>
      <w:r w:rsidR="00DF1740">
        <w:t xml:space="preserve">model that included </w:t>
      </w:r>
      <w:r w:rsidR="00D0284D">
        <w:t>a maximum number of</w:t>
      </w:r>
      <w:r w:rsidR="00DF1740">
        <w:t xml:space="preserve"> factors</w:t>
      </w:r>
      <w:r w:rsidR="00D0284D">
        <w:t>, depending</w:t>
      </w:r>
      <w:r w:rsidR="00F8317C">
        <w:t xml:space="preserve"> on the model (e.g. pregnancy was only included in an adult female bat model)</w:t>
      </w:r>
      <w:r w:rsidR="00425823" w:rsidRPr="00425823">
        <w:t xml:space="preserve">.  All </w:t>
      </w:r>
      <w:r w:rsidR="004A1BA9">
        <w:t xml:space="preserve">regression </w:t>
      </w:r>
      <w:r w:rsidR="00425823" w:rsidRPr="00425823">
        <w:t>analyse</w:t>
      </w:r>
      <w:r w:rsidRPr="00425823">
        <w:t>s</w:t>
      </w:r>
      <w:r w:rsidR="00DA3EF6">
        <w:t>, chi-square, and binomial confidence interval calculations</w:t>
      </w:r>
      <w:r w:rsidRPr="00425823">
        <w:t xml:space="preserve"> were performed using R.</w:t>
      </w:r>
      <w:r w:rsidR="004A1BA9">
        <w:t xml:space="preserve">  </w:t>
      </w:r>
      <w:r>
        <w:t xml:space="preserve">     </w:t>
      </w:r>
    </w:p>
    <w:p w14:paraId="4B8C7A71" w14:textId="77777777" w:rsidR="004F1617" w:rsidRDefault="004F1617">
      <w:pPr>
        <w:spacing w:after="0" w:line="240" w:lineRule="auto"/>
        <w:rPr>
          <w:i/>
        </w:rPr>
      </w:pPr>
      <w:commentRangeStart w:id="6"/>
      <w:r>
        <w:rPr>
          <w:i/>
        </w:rPr>
        <w:t>SIR model</w:t>
      </w:r>
      <w:commentRangeEnd w:id="6"/>
      <w:r w:rsidR="002F1FD2">
        <w:rPr>
          <w:rStyle w:val="CommentReference"/>
        </w:rPr>
        <w:commentReference w:id="6"/>
      </w:r>
    </w:p>
    <w:p w14:paraId="707592D2" w14:textId="5251F524" w:rsidR="004F1617" w:rsidRDefault="004A1BA9">
      <w:pPr>
        <w:spacing w:after="0" w:line="240" w:lineRule="auto"/>
      </w:pPr>
      <w:r>
        <w:t xml:space="preserve">An </w:t>
      </w:r>
      <w:r w:rsidRPr="00425823">
        <w:t xml:space="preserve">S-I-R model, parameterized with data from field observations </w:t>
      </w:r>
      <w:r w:rsidR="000C2B8D">
        <w:t xml:space="preserve">from this study </w:t>
      </w:r>
      <w:r w:rsidRPr="00425823">
        <w:t>and the published literature</w:t>
      </w:r>
      <w:r w:rsidR="000C2B8D">
        <w:t>,</w:t>
      </w:r>
      <w:r w:rsidRPr="00425823">
        <w:t xml:space="preserve"> was used to test for seasonal trends in seroprevalence in adult and juvenile bats.  </w:t>
      </w:r>
      <w:r w:rsidR="000C2B8D">
        <w:t>The model was run in R…</w:t>
      </w:r>
    </w:p>
    <w:p w14:paraId="7D52E914" w14:textId="77777777" w:rsidR="007B1853" w:rsidRDefault="007B1853">
      <w:pPr>
        <w:spacing w:after="0" w:line="240" w:lineRule="auto"/>
      </w:pPr>
    </w:p>
    <w:p w14:paraId="70C49C4C" w14:textId="41AD0F83" w:rsidR="007B1853" w:rsidRDefault="007B1853">
      <w:pPr>
        <w:spacing w:after="0" w:line="240" w:lineRule="auto"/>
      </w:pPr>
      <w:r>
        <w:t>Table of parameters</w:t>
      </w:r>
    </w:p>
    <w:p w14:paraId="2738F0D4" w14:textId="77777777" w:rsidR="007B1853" w:rsidRDefault="007B1853">
      <w:pPr>
        <w:spacing w:after="0" w:line="240" w:lineRule="auto"/>
      </w:pPr>
    </w:p>
    <w:p w14:paraId="4E7BBF7E" w14:textId="77777777" w:rsidR="007B1853" w:rsidRDefault="007B1853">
      <w:pPr>
        <w:spacing w:after="0" w:line="240" w:lineRule="auto"/>
        <w:rPr>
          <w:i/>
        </w:rPr>
      </w:pPr>
    </w:p>
    <w:p w14:paraId="174DBC16" w14:textId="67422AEC" w:rsidR="0058239D" w:rsidRPr="004F1617" w:rsidRDefault="0058239D">
      <w:pPr>
        <w:spacing w:after="0" w:line="240" w:lineRule="auto"/>
        <w:rPr>
          <w:i/>
        </w:rPr>
      </w:pPr>
      <w:r w:rsidRPr="004F1617">
        <w:rPr>
          <w:i/>
        </w:rPr>
        <w:br w:type="page"/>
      </w:r>
    </w:p>
    <w:p w14:paraId="0CF9AA3D" w14:textId="77777777" w:rsidR="00F4153A" w:rsidRDefault="00F4153A">
      <w:pPr>
        <w:rPr>
          <w:b/>
        </w:rPr>
      </w:pPr>
    </w:p>
    <w:p w14:paraId="1C354C25" w14:textId="77777777" w:rsidR="00F4153A" w:rsidRDefault="00F4153A">
      <w:pPr>
        <w:rPr>
          <w:b/>
        </w:rPr>
      </w:pPr>
    </w:p>
    <w:p w14:paraId="61EBF8F1" w14:textId="5889294B" w:rsidR="002A299E" w:rsidRDefault="007A74FD">
      <w:r w:rsidRPr="00F76741">
        <w:rPr>
          <w:b/>
        </w:rPr>
        <w:t>Acknowledgements</w:t>
      </w:r>
      <w:r>
        <w:t xml:space="preserve">: </w:t>
      </w:r>
      <w:r w:rsidR="00DC64E5">
        <w:t xml:space="preserve">We thank </w:t>
      </w:r>
      <w:r w:rsidR="0055495E">
        <w:t xml:space="preserve">Pitu Biswas, Md. Sheikh Gofur, </w:t>
      </w:r>
      <w:r w:rsidR="00DA2CF1">
        <w:t xml:space="preserve">Abdul Hai, </w:t>
      </w:r>
      <w:r w:rsidR="00DA3EF6">
        <w:t>Salah Uddin Khan</w:t>
      </w:r>
      <w:r w:rsidR="00DA2CF1">
        <w:t xml:space="preserve">, </w:t>
      </w:r>
      <w:r w:rsidR="0055495E">
        <w:t xml:space="preserve">and Craig Smith </w:t>
      </w:r>
      <w:r w:rsidR="00DC64E5">
        <w:t>for assistance in the field</w:t>
      </w:r>
      <w:r w:rsidR="00FB3D38">
        <w:t xml:space="preserve">, </w:t>
      </w:r>
      <w:r w:rsidR="00F4153A">
        <w:t>C</w:t>
      </w:r>
      <w:r w:rsidR="004C14AC">
        <w:t>h</w:t>
      </w:r>
      <w:r w:rsidR="00F4153A">
        <w:t xml:space="preserve">ristopher Allen, </w:t>
      </w:r>
      <w:r w:rsidR="008F702D">
        <w:t xml:space="preserve">and </w:t>
      </w:r>
      <w:r w:rsidR="00F4153A">
        <w:t>Parviez Hosseini</w:t>
      </w:r>
      <w:r w:rsidR="00FB3D38">
        <w:t xml:space="preserve"> for </w:t>
      </w:r>
      <w:r w:rsidR="004C14AC">
        <w:t>technical</w:t>
      </w:r>
      <w:r w:rsidR="00FB3D38">
        <w:t xml:space="preserve"> input,</w:t>
      </w:r>
      <w:r w:rsidR="008A3EB0">
        <w:t xml:space="preserve"> </w:t>
      </w:r>
      <w:r w:rsidR="00225EB2">
        <w:t>V</w:t>
      </w:r>
      <w:r w:rsidR="008F702D">
        <w:t>ishal</w:t>
      </w:r>
      <w:r w:rsidR="00225EB2">
        <w:t xml:space="preserve"> Kapoor and</w:t>
      </w:r>
      <w:r w:rsidR="008A3EB0">
        <w:t xml:space="preserve"> </w:t>
      </w:r>
      <w:r w:rsidR="00572338">
        <w:t>N</w:t>
      </w:r>
      <w:r w:rsidR="008F702D">
        <w:t>eil</w:t>
      </w:r>
      <w:r w:rsidR="00572338">
        <w:t xml:space="preserve"> Renwick </w:t>
      </w:r>
      <w:r w:rsidR="007C758B">
        <w:t xml:space="preserve">for </w:t>
      </w:r>
      <w:r w:rsidR="008A3EB0">
        <w:t>laboratory diagnostic and technical support</w:t>
      </w:r>
      <w:r w:rsidR="00FF1B93">
        <w:t xml:space="preserve">, to </w:t>
      </w:r>
      <w:r w:rsidR="002A299E">
        <w:t xml:space="preserve">the </w:t>
      </w:r>
      <w:r w:rsidR="00FF1B93">
        <w:t>Government of Bangladesh</w:t>
      </w:r>
      <w:r w:rsidR="002A299E">
        <w:t xml:space="preserve"> </w:t>
      </w:r>
      <w:r w:rsidR="00FF1B93">
        <w:t>for permits and logistical support that made this work possible</w:t>
      </w:r>
      <w:r w:rsidR="007C758B">
        <w:t xml:space="preserve">.  </w:t>
      </w:r>
      <w:r w:rsidR="00DC64E5">
        <w:t xml:space="preserve">This study was funded by </w:t>
      </w:r>
      <w:r w:rsidR="00C120AA">
        <w:t xml:space="preserve">an </w:t>
      </w:r>
      <w:r w:rsidR="00F4153A">
        <w:t xml:space="preserve">NIH </w:t>
      </w:r>
      <w:r w:rsidR="00C120AA">
        <w:t xml:space="preserve">NIAID award to JHE </w:t>
      </w:r>
      <w:r w:rsidR="00E27E26">
        <w:t>(</w:t>
      </w:r>
      <w:r w:rsidR="001C3FF4" w:rsidRPr="00461AE7">
        <w:rPr>
          <w:rFonts w:eastAsia="Calibri" w:cs="Calibri"/>
          <w:color w:val="000000"/>
        </w:rPr>
        <w:t>K08AI067549)</w:t>
      </w:r>
      <w:r w:rsidR="00C120AA">
        <w:rPr>
          <w:rFonts w:eastAsia="Calibri" w:cs="Calibri"/>
          <w:color w:val="000000"/>
        </w:rPr>
        <w:t xml:space="preserve"> an NIH Fogarty International Center Ecology and Evolution of Infectious Diseases (EEID) award to PD </w:t>
      </w:r>
      <w:r w:rsidR="001C3FF4" w:rsidRPr="00461AE7">
        <w:rPr>
          <w:rFonts w:eastAsia="Calibri" w:cs="Calibri"/>
          <w:color w:val="000000"/>
        </w:rPr>
        <w:t>(R</w:t>
      </w:r>
      <w:r w:rsidR="00040EBA" w:rsidRPr="00461AE7">
        <w:rPr>
          <w:rFonts w:eastAsia="Calibri" w:cs="Calibri"/>
          <w:color w:val="000000"/>
        </w:rPr>
        <w:t>01</w:t>
      </w:r>
      <w:r w:rsidR="00C120AA">
        <w:rPr>
          <w:rFonts w:eastAsia="Calibri" w:cs="Calibri"/>
          <w:color w:val="000000"/>
        </w:rPr>
        <w:t xml:space="preserve"> </w:t>
      </w:r>
      <w:r w:rsidR="00040EBA" w:rsidRPr="00461AE7">
        <w:rPr>
          <w:rFonts w:eastAsia="Calibri" w:cs="Calibri"/>
          <w:color w:val="000000"/>
        </w:rPr>
        <w:t>TW0</w:t>
      </w:r>
      <w:r w:rsidR="001C3FF4" w:rsidRPr="00461AE7">
        <w:rPr>
          <w:rFonts w:eastAsia="Calibri" w:cs="Calibri"/>
          <w:color w:val="000000"/>
        </w:rPr>
        <w:t>05869)</w:t>
      </w:r>
      <w:r w:rsidR="00040EBA">
        <w:rPr>
          <w:rFonts w:eastAsia="Calibri" w:cs="Calibri"/>
          <w:color w:val="000000"/>
          <w:sz w:val="20"/>
          <w:szCs w:val="20"/>
        </w:rPr>
        <w:t xml:space="preserve"> </w:t>
      </w:r>
      <w:r w:rsidR="002A299E">
        <w:t>a</w:t>
      </w:r>
      <w:r w:rsidR="00C120AA">
        <w:t xml:space="preserve"> </w:t>
      </w:r>
      <w:r w:rsidR="0046193C">
        <w:t xml:space="preserve">NSF-NIH </w:t>
      </w:r>
      <w:r w:rsidR="00C120AA">
        <w:t>EEID award to AMK</w:t>
      </w:r>
      <w:r w:rsidR="001C3FF4">
        <w:t xml:space="preserve"> (</w:t>
      </w:r>
      <w:r w:rsidR="001C3FF4" w:rsidRPr="001629F3">
        <w:t>EF-0914866</w:t>
      </w:r>
      <w:r w:rsidR="001C3FF4">
        <w:t>)</w:t>
      </w:r>
      <w:r w:rsidR="003920A8">
        <w:t xml:space="preserve">, </w:t>
      </w:r>
      <w:r w:rsidR="0055734D">
        <w:t>a US Agency</w:t>
      </w:r>
      <w:r w:rsidR="00DA2CF1">
        <w:t xml:space="preserve"> for International Development Emerging Pandemic Threats: </w:t>
      </w:r>
      <w:r w:rsidR="0055734D">
        <w:t>PREDICT program (PD, JE, AI</w:t>
      </w:r>
      <w:r w:rsidR="00DA2CF1">
        <w:t>, SA, KJO</w:t>
      </w:r>
      <w:r w:rsidR="0055734D">
        <w:t>).</w:t>
      </w:r>
    </w:p>
    <w:p w14:paraId="34BA2711" w14:textId="77777777" w:rsidR="002A299E" w:rsidRDefault="002A299E"/>
    <w:p w14:paraId="64799822" w14:textId="77777777" w:rsidR="002A299E" w:rsidRDefault="002A299E"/>
    <w:p w14:paraId="3CB0D6BB" w14:textId="72B341B0" w:rsidR="006C59C6" w:rsidRDefault="006C59C6">
      <w:r>
        <w:br w:type="page"/>
      </w:r>
      <w:r w:rsidR="009D61C9" w:rsidRPr="001C3FF4">
        <w:rPr>
          <w:b/>
        </w:rPr>
        <w:lastRenderedPageBreak/>
        <w:t>L</w:t>
      </w:r>
      <w:r w:rsidRPr="001C3FF4">
        <w:rPr>
          <w:b/>
        </w:rPr>
        <w:t>iterature cited</w:t>
      </w:r>
    </w:p>
    <w:p w14:paraId="591AFCD6" w14:textId="77777777" w:rsidR="00026D55" w:rsidRPr="00026D55" w:rsidRDefault="00C86F08" w:rsidP="00026D55">
      <w:pPr>
        <w:pStyle w:val="EndNoteBibliography"/>
        <w:spacing w:after="0"/>
        <w:ind w:left="720" w:hanging="720"/>
      </w:pPr>
      <w:r>
        <w:fldChar w:fldCharType="begin"/>
      </w:r>
      <w:r w:rsidR="009D61C9">
        <w:instrText xml:space="preserve"> ADDIN EN.REFLIST </w:instrText>
      </w:r>
      <w:r>
        <w:fldChar w:fldCharType="separate"/>
      </w:r>
      <w:bookmarkStart w:id="7" w:name="_ENREF_1"/>
      <w:r w:rsidR="00026D55" w:rsidRPr="00026D55">
        <w:t>1.</w:t>
      </w:r>
      <w:r w:rsidR="00026D55" w:rsidRPr="00026D55">
        <w:tab/>
        <w:t xml:space="preserve">Morse SS, Mazet JAK, Woolhouse M, Parrish CR, &amp; Carroll D (2012) Prediction and prevention of the next pandemic zoonosis. </w:t>
      </w:r>
      <w:r w:rsidR="00026D55" w:rsidRPr="00026D55">
        <w:rPr>
          <w:i/>
        </w:rPr>
        <w:t>The Lancet (British edition)</w:t>
      </w:r>
      <w:r w:rsidR="00026D55" w:rsidRPr="00026D55">
        <w:t xml:space="preserve"> 380(9857):1956-1965.</w:t>
      </w:r>
      <w:bookmarkEnd w:id="7"/>
    </w:p>
    <w:p w14:paraId="3AD84EF5" w14:textId="5E8D0BC6" w:rsidR="00026D55" w:rsidRPr="00026D55" w:rsidRDefault="00026D55" w:rsidP="00026D55">
      <w:pPr>
        <w:pStyle w:val="EndNoteBibliography"/>
        <w:spacing w:after="0"/>
        <w:ind w:left="720" w:hanging="720"/>
      </w:pPr>
      <w:bookmarkStart w:id="8" w:name="_ENREF_2"/>
      <w:r w:rsidRPr="00026D55">
        <w:t>2.</w:t>
      </w:r>
      <w:r w:rsidRPr="00026D55">
        <w:tab/>
        <w:t xml:space="preserve">World Bank. World Bank Group Ebola Response Fact Sheet. </w:t>
      </w:r>
      <w:hyperlink r:id="rId11" w:history="1">
        <w:r w:rsidRPr="00026D55">
          <w:rPr>
            <w:rStyle w:val="Hyperlink"/>
          </w:rPr>
          <w:t>http://www.worldbank.org/en/topic/health/brief/world-bank-group-ebola-fact-sheet</w:t>
        </w:r>
      </w:hyperlink>
      <w:r w:rsidRPr="00026D55">
        <w:t>.  Accessed 11/18/2014.</w:t>
      </w:r>
      <w:bookmarkEnd w:id="8"/>
    </w:p>
    <w:p w14:paraId="6CAC78A6" w14:textId="77777777" w:rsidR="00026D55" w:rsidRPr="00026D55" w:rsidRDefault="00026D55" w:rsidP="00026D55">
      <w:pPr>
        <w:pStyle w:val="EndNoteBibliography"/>
        <w:spacing w:after="0"/>
        <w:ind w:left="720" w:hanging="720"/>
      </w:pPr>
      <w:bookmarkStart w:id="9" w:name="_ENREF_3"/>
      <w:r w:rsidRPr="00026D55">
        <w:t>3.</w:t>
      </w:r>
      <w:r w:rsidRPr="00026D55">
        <w:tab/>
        <w:t xml:space="preserve">Keogh-Brown MR &amp; Smith RD (2008) The economic impact of SARS: How does the reality match the predictions? </w:t>
      </w:r>
      <w:r w:rsidRPr="00026D55">
        <w:rPr>
          <w:i/>
        </w:rPr>
        <w:t>Health Policy</w:t>
      </w:r>
      <w:r w:rsidRPr="00026D55">
        <w:t xml:space="preserve"> 88(1):110-120.</w:t>
      </w:r>
      <w:bookmarkEnd w:id="9"/>
    </w:p>
    <w:p w14:paraId="14CE3667" w14:textId="77777777" w:rsidR="00026D55" w:rsidRPr="00026D55" w:rsidRDefault="00026D55" w:rsidP="00026D55">
      <w:pPr>
        <w:pStyle w:val="EndNoteBibliography"/>
        <w:spacing w:after="0"/>
        <w:ind w:left="720" w:hanging="720"/>
      </w:pPr>
      <w:bookmarkStart w:id="10" w:name="_ENREF_4"/>
      <w:r w:rsidRPr="00026D55">
        <w:t>4.</w:t>
      </w:r>
      <w:r w:rsidRPr="00026D55">
        <w:tab/>
        <w:t xml:space="preserve">Katz I, Routh S, Bitran R, Hulme A, &amp; Avila C (2014) Where will the money come from? Alternative mechanisms to HIV donor funding. </w:t>
      </w:r>
      <w:r w:rsidRPr="00026D55">
        <w:rPr>
          <w:i/>
        </w:rPr>
        <w:t>BMC public health</w:t>
      </w:r>
      <w:r w:rsidRPr="00026D55">
        <w:t xml:space="preserve"> 14(1):956.</w:t>
      </w:r>
      <w:bookmarkEnd w:id="10"/>
    </w:p>
    <w:p w14:paraId="6AFF4BE3" w14:textId="77777777" w:rsidR="00026D55" w:rsidRPr="00026D55" w:rsidRDefault="00026D55" w:rsidP="00026D55">
      <w:pPr>
        <w:pStyle w:val="EndNoteBibliography"/>
        <w:spacing w:after="0"/>
        <w:ind w:left="720" w:hanging="720"/>
      </w:pPr>
      <w:bookmarkStart w:id="11" w:name="_ENREF_5"/>
      <w:r w:rsidRPr="00026D55">
        <w:t>5.</w:t>
      </w:r>
      <w:r w:rsidRPr="00026D55">
        <w:tab/>
        <w:t>Amman BR</w:t>
      </w:r>
      <w:r w:rsidRPr="00026D55">
        <w:rPr>
          <w:i/>
        </w:rPr>
        <w:t>, et al.</w:t>
      </w:r>
      <w:r w:rsidRPr="00026D55">
        <w:t xml:space="preserve"> (2012) Seasonal Pulses of Marburg Virus Circulation in Juvenile Rousettus aegyptiacus Bats Coincide with Periods of Increased Risk of Human Infection. </w:t>
      </w:r>
      <w:r w:rsidRPr="00026D55">
        <w:rPr>
          <w:i/>
        </w:rPr>
        <w:t>Plos Pathogens</w:t>
      </w:r>
      <w:r w:rsidRPr="00026D55">
        <w:t xml:space="preserve"> 8(10).</w:t>
      </w:r>
      <w:bookmarkEnd w:id="11"/>
    </w:p>
    <w:p w14:paraId="490D04EF" w14:textId="77777777" w:rsidR="00026D55" w:rsidRPr="00026D55" w:rsidRDefault="00026D55" w:rsidP="00026D55">
      <w:pPr>
        <w:pStyle w:val="EndNoteBibliography"/>
        <w:spacing w:after="0"/>
        <w:ind w:left="720" w:hanging="720"/>
      </w:pPr>
      <w:bookmarkStart w:id="12" w:name="_ENREF_6"/>
      <w:r w:rsidRPr="00026D55">
        <w:t>6.</w:t>
      </w:r>
      <w:r w:rsidRPr="00026D55">
        <w:tab/>
        <w:t>Daszak P</w:t>
      </w:r>
      <w:r w:rsidRPr="00026D55">
        <w:rPr>
          <w:i/>
        </w:rPr>
        <w:t>, et al.</w:t>
      </w:r>
      <w:r w:rsidRPr="00026D55">
        <w:t xml:space="preserve"> (2013) Interdisciplinary approaches to understanding disease emergence: The past, present, and future drivers of Nipah virus emergence. </w:t>
      </w:r>
      <w:r w:rsidRPr="00026D55">
        <w:rPr>
          <w:i/>
        </w:rPr>
        <w:t>Proceedings of the National Academy of Sciences</w:t>
      </w:r>
      <w:r w:rsidRPr="00026D55">
        <w:t xml:space="preserve"> 110(Supplement 1):3681-3688.</w:t>
      </w:r>
      <w:bookmarkEnd w:id="12"/>
    </w:p>
    <w:p w14:paraId="26BB02C3" w14:textId="77777777" w:rsidR="00026D55" w:rsidRPr="00026D55" w:rsidRDefault="00026D55" w:rsidP="00026D55">
      <w:pPr>
        <w:pStyle w:val="EndNoteBibliography"/>
        <w:spacing w:after="0"/>
        <w:ind w:left="720" w:hanging="720"/>
      </w:pPr>
      <w:bookmarkStart w:id="13" w:name="_ENREF_7"/>
      <w:r w:rsidRPr="00026D55">
        <w:t>7.</w:t>
      </w:r>
      <w:r w:rsidRPr="00026D55">
        <w:tab/>
        <w:t>Karesh WB</w:t>
      </w:r>
      <w:r w:rsidRPr="00026D55">
        <w:rPr>
          <w:i/>
        </w:rPr>
        <w:t>, et al.</w:t>
      </w:r>
      <w:r w:rsidRPr="00026D55">
        <w:t xml:space="preserve"> (2012) Zoonoses 1 Ecology of zoonoses: natural and unnatural histories. </w:t>
      </w:r>
      <w:r w:rsidRPr="00026D55">
        <w:rPr>
          <w:i/>
        </w:rPr>
        <w:t>Lancet</w:t>
      </w:r>
      <w:r w:rsidRPr="00026D55">
        <w:t xml:space="preserve"> 380(9857):1936-1945.</w:t>
      </w:r>
      <w:bookmarkEnd w:id="13"/>
    </w:p>
    <w:p w14:paraId="2BDDA9C0" w14:textId="77777777" w:rsidR="00026D55" w:rsidRPr="00026D55" w:rsidRDefault="00026D55" w:rsidP="00026D55">
      <w:pPr>
        <w:pStyle w:val="EndNoteBibliography"/>
        <w:spacing w:after="0"/>
        <w:ind w:left="720" w:hanging="720"/>
      </w:pPr>
      <w:bookmarkStart w:id="14" w:name="_ENREF_8"/>
      <w:r w:rsidRPr="00026D55">
        <w:t>8.</w:t>
      </w:r>
      <w:r w:rsidRPr="00026D55">
        <w:tab/>
        <w:t xml:space="preserve">Luby SP (2013) The pandemic potential of Nipah virus. </w:t>
      </w:r>
      <w:r w:rsidRPr="00026D55">
        <w:rPr>
          <w:i/>
        </w:rPr>
        <w:t>Antiviral Research</w:t>
      </w:r>
      <w:r w:rsidRPr="00026D55">
        <w:t xml:space="preserve"> 100(1):38-43.</w:t>
      </w:r>
      <w:bookmarkEnd w:id="14"/>
    </w:p>
    <w:p w14:paraId="544EEAAA" w14:textId="77777777" w:rsidR="00026D55" w:rsidRPr="00026D55" w:rsidRDefault="00026D55" w:rsidP="00026D55">
      <w:pPr>
        <w:pStyle w:val="EndNoteBibliography"/>
        <w:spacing w:after="0"/>
        <w:ind w:left="720" w:hanging="720"/>
      </w:pPr>
      <w:bookmarkStart w:id="15" w:name="_ENREF_9"/>
      <w:r w:rsidRPr="00026D55">
        <w:t>9.</w:t>
      </w:r>
      <w:r w:rsidRPr="00026D55">
        <w:tab/>
        <w:t>Chadha MS</w:t>
      </w:r>
      <w:r w:rsidRPr="00026D55">
        <w:rPr>
          <w:i/>
        </w:rPr>
        <w:t>, et al.</w:t>
      </w:r>
      <w:r w:rsidRPr="00026D55">
        <w:t xml:space="preserve"> (2006) Nipah virus-associated encephalitis outbreak, Siliguri, India. </w:t>
      </w:r>
      <w:r w:rsidRPr="00026D55">
        <w:rPr>
          <w:i/>
        </w:rPr>
        <w:t>Emerging Infectious Diseases</w:t>
      </w:r>
      <w:r w:rsidRPr="00026D55">
        <w:t xml:space="preserve"> 12(2):235-240.</w:t>
      </w:r>
      <w:bookmarkEnd w:id="15"/>
    </w:p>
    <w:p w14:paraId="359203CE" w14:textId="77777777" w:rsidR="00026D55" w:rsidRPr="00026D55" w:rsidRDefault="00026D55" w:rsidP="00026D55">
      <w:pPr>
        <w:pStyle w:val="EndNoteBibliography"/>
        <w:spacing w:after="0"/>
        <w:ind w:left="720" w:hanging="720"/>
      </w:pPr>
      <w:bookmarkStart w:id="16" w:name="_ENREF_10"/>
      <w:r w:rsidRPr="00026D55">
        <w:t>10.</w:t>
      </w:r>
      <w:r w:rsidRPr="00026D55">
        <w:tab/>
        <w:t>Chua KB</w:t>
      </w:r>
      <w:r w:rsidRPr="00026D55">
        <w:rPr>
          <w:i/>
        </w:rPr>
        <w:t>, et al.</w:t>
      </w:r>
      <w:r w:rsidRPr="00026D55">
        <w:t xml:space="preserve"> (2000) Nipah virus: a recently emergent deadly paramyxovirus. </w:t>
      </w:r>
      <w:r w:rsidRPr="00026D55">
        <w:rPr>
          <w:i/>
        </w:rPr>
        <w:t>Science</w:t>
      </w:r>
      <w:r w:rsidRPr="00026D55">
        <w:t xml:space="preserve"> 288(5470):1432-1435.</w:t>
      </w:r>
      <w:bookmarkEnd w:id="16"/>
    </w:p>
    <w:p w14:paraId="698DA891" w14:textId="77777777" w:rsidR="00026D55" w:rsidRPr="00026D55" w:rsidRDefault="00026D55" w:rsidP="00026D55">
      <w:pPr>
        <w:pStyle w:val="EndNoteBibliography"/>
        <w:spacing w:after="0"/>
        <w:ind w:left="720" w:hanging="720"/>
      </w:pPr>
      <w:bookmarkStart w:id="17" w:name="_ENREF_11"/>
      <w:r w:rsidRPr="00026D55">
        <w:t>11.</w:t>
      </w:r>
      <w:r w:rsidRPr="00026D55">
        <w:tab/>
        <w:t>Luby SP</w:t>
      </w:r>
      <w:r w:rsidRPr="00026D55">
        <w:rPr>
          <w:i/>
        </w:rPr>
        <w:t>, et al.</w:t>
      </w:r>
      <w:r w:rsidRPr="00026D55">
        <w:t xml:space="preserve"> (2009) Recurrent Zoonotic Transmission of Nipah Virus into Humans, Bangladesh, 2001-2007. </w:t>
      </w:r>
      <w:r w:rsidRPr="00026D55">
        <w:rPr>
          <w:i/>
        </w:rPr>
        <w:t>Emerging Infectious Diseases</w:t>
      </w:r>
      <w:r w:rsidRPr="00026D55">
        <w:t xml:space="preserve"> 15(8):1229-1235.</w:t>
      </w:r>
      <w:bookmarkEnd w:id="17"/>
    </w:p>
    <w:p w14:paraId="3CB78AED" w14:textId="77777777" w:rsidR="00026D55" w:rsidRPr="00026D55" w:rsidRDefault="00026D55" w:rsidP="00026D55">
      <w:pPr>
        <w:pStyle w:val="EndNoteBibliography"/>
        <w:spacing w:after="0"/>
        <w:ind w:left="720" w:hanging="720"/>
      </w:pPr>
      <w:bookmarkStart w:id="18" w:name="_ENREF_12"/>
      <w:r w:rsidRPr="00026D55">
        <w:t>12.</w:t>
      </w:r>
      <w:r w:rsidRPr="00026D55">
        <w:tab/>
        <w:t>Chua KB</w:t>
      </w:r>
      <w:r w:rsidRPr="00026D55">
        <w:rPr>
          <w:i/>
        </w:rPr>
        <w:t>, et al.</w:t>
      </w:r>
      <w:r w:rsidRPr="00026D55">
        <w:t xml:space="preserve"> (2002) Isolation of Nipah virus from Malaysian Island flying-foxes. </w:t>
      </w:r>
      <w:r w:rsidRPr="00026D55">
        <w:rPr>
          <w:i/>
        </w:rPr>
        <w:t>Microbes and infection / Institut Pasteur</w:t>
      </w:r>
      <w:r w:rsidRPr="00026D55">
        <w:t xml:space="preserve"> 4(2):145-151.</w:t>
      </w:r>
      <w:bookmarkEnd w:id="18"/>
    </w:p>
    <w:p w14:paraId="4E9074B6" w14:textId="77777777" w:rsidR="00026D55" w:rsidRPr="00026D55" w:rsidRDefault="00026D55" w:rsidP="00026D55">
      <w:pPr>
        <w:pStyle w:val="EndNoteBibliography"/>
        <w:spacing w:after="0"/>
        <w:ind w:left="720" w:hanging="720"/>
      </w:pPr>
      <w:bookmarkStart w:id="19" w:name="_ENREF_13"/>
      <w:r w:rsidRPr="00026D55">
        <w:t>13.</w:t>
      </w:r>
      <w:r w:rsidRPr="00026D55">
        <w:tab/>
        <w:t>Epstein JH</w:t>
      </w:r>
      <w:r w:rsidRPr="00026D55">
        <w:rPr>
          <w:i/>
        </w:rPr>
        <w:t>, et al.</w:t>
      </w:r>
      <w:r w:rsidRPr="00026D55">
        <w:t xml:space="preserve"> (2008) Henipavirus infection in fruit bats (Pteropus giganteus), India. </w:t>
      </w:r>
      <w:r w:rsidRPr="00026D55">
        <w:rPr>
          <w:i/>
        </w:rPr>
        <w:t>Emerging Infectious Diseases</w:t>
      </w:r>
      <w:r w:rsidRPr="00026D55">
        <w:t xml:space="preserve"> 14(8):1309-1311.</w:t>
      </w:r>
      <w:bookmarkEnd w:id="19"/>
    </w:p>
    <w:p w14:paraId="6C55E8AF" w14:textId="77777777" w:rsidR="00026D55" w:rsidRPr="00026D55" w:rsidRDefault="00026D55" w:rsidP="00026D55">
      <w:pPr>
        <w:pStyle w:val="EndNoteBibliography"/>
        <w:spacing w:after="0"/>
        <w:ind w:left="720" w:hanging="720"/>
      </w:pPr>
      <w:bookmarkStart w:id="20" w:name="_ENREF_14"/>
      <w:r w:rsidRPr="00026D55">
        <w:t>14.</w:t>
      </w:r>
      <w:r w:rsidRPr="00026D55">
        <w:tab/>
        <w:t xml:space="preserve">Halpin K, Young PL, Field HE, &amp; Mackenzie JS (2000) Isolation of Hendra virus from pteropid bats: a natural reservoir of Hendra virus. </w:t>
      </w:r>
      <w:r w:rsidRPr="00026D55">
        <w:rPr>
          <w:i/>
        </w:rPr>
        <w:t>Journal of General Virology</w:t>
      </w:r>
      <w:r w:rsidRPr="00026D55">
        <w:t xml:space="preserve"> 81:1927-1932.</w:t>
      </w:r>
      <w:bookmarkEnd w:id="20"/>
    </w:p>
    <w:p w14:paraId="5BB5E268" w14:textId="77777777" w:rsidR="00026D55" w:rsidRPr="00026D55" w:rsidRDefault="00026D55" w:rsidP="00026D55">
      <w:pPr>
        <w:pStyle w:val="EndNoteBibliography"/>
        <w:spacing w:after="0"/>
        <w:ind w:left="720" w:hanging="720"/>
      </w:pPr>
      <w:bookmarkStart w:id="21" w:name="_ENREF_15"/>
      <w:r w:rsidRPr="00026D55">
        <w:t>15.</w:t>
      </w:r>
      <w:r w:rsidRPr="00026D55">
        <w:tab/>
        <w:t>Hsu VP</w:t>
      </w:r>
      <w:r w:rsidRPr="00026D55">
        <w:rPr>
          <w:i/>
        </w:rPr>
        <w:t>, et al.</w:t>
      </w:r>
      <w:r w:rsidRPr="00026D55">
        <w:t xml:space="preserve"> (2004) Nipah virus encephalitis reemergence, Bangladesh. </w:t>
      </w:r>
      <w:r w:rsidRPr="00026D55">
        <w:rPr>
          <w:i/>
        </w:rPr>
        <w:t>Emerging Infectious Diseases</w:t>
      </w:r>
      <w:r w:rsidRPr="00026D55">
        <w:t xml:space="preserve"> 10(12):2082-2087.</w:t>
      </w:r>
      <w:bookmarkEnd w:id="21"/>
    </w:p>
    <w:p w14:paraId="3F14963D" w14:textId="77777777" w:rsidR="00026D55" w:rsidRPr="00026D55" w:rsidRDefault="00026D55" w:rsidP="00026D55">
      <w:pPr>
        <w:pStyle w:val="EndNoteBibliography"/>
        <w:spacing w:after="0"/>
        <w:ind w:left="720" w:hanging="720"/>
      </w:pPr>
      <w:bookmarkStart w:id="22" w:name="_ENREF_16"/>
      <w:r w:rsidRPr="00026D55">
        <w:t>16.</w:t>
      </w:r>
      <w:r w:rsidRPr="00026D55">
        <w:tab/>
        <w:t>Iehle C</w:t>
      </w:r>
      <w:r w:rsidRPr="00026D55">
        <w:rPr>
          <w:i/>
        </w:rPr>
        <w:t>, et al.</w:t>
      </w:r>
      <w:r w:rsidRPr="00026D55">
        <w:t xml:space="preserve"> (2007) Henipavirus and Tioman virus antibodies in pteropodid bats, Madagascar. </w:t>
      </w:r>
      <w:r w:rsidRPr="00026D55">
        <w:rPr>
          <w:i/>
        </w:rPr>
        <w:t>Emerging Infectious Diseases</w:t>
      </w:r>
      <w:r w:rsidRPr="00026D55">
        <w:t xml:space="preserve"> 13(1):159-161.</w:t>
      </w:r>
      <w:bookmarkEnd w:id="22"/>
    </w:p>
    <w:p w14:paraId="5B6369A0" w14:textId="77777777" w:rsidR="00026D55" w:rsidRPr="00026D55" w:rsidRDefault="00026D55" w:rsidP="00026D55">
      <w:pPr>
        <w:pStyle w:val="EndNoteBibliography"/>
        <w:spacing w:after="0"/>
        <w:ind w:left="720" w:hanging="720"/>
      </w:pPr>
      <w:bookmarkStart w:id="23" w:name="_ENREF_17"/>
      <w:r w:rsidRPr="00026D55">
        <w:t>17.</w:t>
      </w:r>
      <w:r w:rsidRPr="00026D55">
        <w:tab/>
        <w:t>Johara MY</w:t>
      </w:r>
      <w:r w:rsidRPr="00026D55">
        <w:rPr>
          <w:i/>
        </w:rPr>
        <w:t>, et al.</w:t>
      </w:r>
      <w:r w:rsidRPr="00026D55">
        <w:t xml:space="preserve"> (2001) Nipah virus infection in bats (order Chiroptera) in peninsular Malaysia. </w:t>
      </w:r>
      <w:r w:rsidRPr="00026D55">
        <w:rPr>
          <w:i/>
        </w:rPr>
        <w:t>Emerg Infect Dis</w:t>
      </w:r>
      <w:r w:rsidRPr="00026D55">
        <w:t xml:space="preserve"> 7(3):439-441.</w:t>
      </w:r>
      <w:bookmarkEnd w:id="23"/>
    </w:p>
    <w:p w14:paraId="5213F0E4" w14:textId="77777777" w:rsidR="00026D55" w:rsidRPr="00026D55" w:rsidRDefault="00026D55" w:rsidP="00026D55">
      <w:pPr>
        <w:pStyle w:val="EndNoteBibliography"/>
        <w:spacing w:after="0"/>
        <w:ind w:left="720" w:hanging="720"/>
      </w:pPr>
      <w:bookmarkStart w:id="24" w:name="_ENREF_18"/>
      <w:r w:rsidRPr="00026D55">
        <w:t>18.</w:t>
      </w:r>
      <w:r w:rsidRPr="00026D55">
        <w:tab/>
        <w:t>Rahman SA</w:t>
      </w:r>
      <w:r w:rsidRPr="00026D55">
        <w:rPr>
          <w:i/>
        </w:rPr>
        <w:t>, et al.</w:t>
      </w:r>
      <w:r w:rsidRPr="00026D55">
        <w:t xml:space="preserve"> (2010) Characterization of Nipah Virus from Naturally Infected </w:t>
      </w:r>
      <w:r w:rsidRPr="00026D55">
        <w:rPr>
          <w:i/>
        </w:rPr>
        <w:t>Pteropus vampyrus</w:t>
      </w:r>
      <w:r w:rsidRPr="00026D55">
        <w:t xml:space="preserve"> Bats, Malaysia. </w:t>
      </w:r>
      <w:r w:rsidRPr="00026D55">
        <w:rPr>
          <w:i/>
        </w:rPr>
        <w:t>Emerging Infectious Disease</w:t>
      </w:r>
      <w:r w:rsidRPr="00026D55">
        <w:t xml:space="preserve"> 16(12):1990-1993.</w:t>
      </w:r>
      <w:bookmarkEnd w:id="24"/>
    </w:p>
    <w:p w14:paraId="5BACE044" w14:textId="77777777" w:rsidR="00026D55" w:rsidRPr="00026D55" w:rsidRDefault="00026D55" w:rsidP="00026D55">
      <w:pPr>
        <w:pStyle w:val="EndNoteBibliography"/>
        <w:spacing w:after="0"/>
        <w:ind w:left="720" w:hanging="720"/>
      </w:pPr>
      <w:bookmarkStart w:id="25" w:name="_ENREF_19"/>
      <w:r w:rsidRPr="00026D55">
        <w:t>19.</w:t>
      </w:r>
      <w:r w:rsidRPr="00026D55">
        <w:tab/>
        <w:t>Sendow I</w:t>
      </w:r>
      <w:r w:rsidRPr="00026D55">
        <w:rPr>
          <w:i/>
        </w:rPr>
        <w:t>, et al.</w:t>
      </w:r>
      <w:r w:rsidRPr="00026D55">
        <w:t xml:space="preserve"> (2006) Henipavirus in Pteropus vampyrus bats, Indonesia. </w:t>
      </w:r>
      <w:r w:rsidRPr="00026D55">
        <w:rPr>
          <w:i/>
        </w:rPr>
        <w:t>Emerging Infectious Diseases</w:t>
      </w:r>
      <w:r w:rsidRPr="00026D55">
        <w:t xml:space="preserve"> 12(4):711-712.</w:t>
      </w:r>
      <w:bookmarkEnd w:id="25"/>
    </w:p>
    <w:p w14:paraId="1D61909B" w14:textId="77777777" w:rsidR="00026D55" w:rsidRPr="00026D55" w:rsidRDefault="00026D55" w:rsidP="00026D55">
      <w:pPr>
        <w:pStyle w:val="EndNoteBibliography"/>
        <w:spacing w:after="0"/>
        <w:ind w:left="720" w:hanging="720"/>
      </w:pPr>
      <w:bookmarkStart w:id="26" w:name="_ENREF_20"/>
      <w:r w:rsidRPr="00026D55">
        <w:t>20.</w:t>
      </w:r>
      <w:r w:rsidRPr="00026D55">
        <w:tab/>
        <w:t>Wacharapluesadee S</w:t>
      </w:r>
      <w:r w:rsidRPr="00026D55">
        <w:rPr>
          <w:i/>
        </w:rPr>
        <w:t>, et al.</w:t>
      </w:r>
      <w:r w:rsidRPr="00026D55">
        <w:t xml:space="preserve"> (2010) A Longitudinal Study of the Prevalence of Nipah Virus in Pteropus lylei Bats in Thailand: Evidence for Seasonal Preference in Disease Transmission. </w:t>
      </w:r>
      <w:r w:rsidRPr="00026D55">
        <w:rPr>
          <w:i/>
        </w:rPr>
        <w:t>Vector-Borne and Zoonotic Diseases</w:t>
      </w:r>
      <w:r w:rsidRPr="00026D55">
        <w:t xml:space="preserve"> 10(2):183-190.</w:t>
      </w:r>
      <w:bookmarkEnd w:id="26"/>
    </w:p>
    <w:p w14:paraId="55055D0E" w14:textId="77777777" w:rsidR="00026D55" w:rsidRPr="00026D55" w:rsidRDefault="00026D55" w:rsidP="00026D55">
      <w:pPr>
        <w:pStyle w:val="EndNoteBibliography"/>
        <w:spacing w:after="0"/>
        <w:ind w:left="720" w:hanging="720"/>
      </w:pPr>
      <w:bookmarkStart w:id="27" w:name="_ENREF_21"/>
      <w:r w:rsidRPr="00026D55">
        <w:t>21.</w:t>
      </w:r>
      <w:r w:rsidRPr="00026D55">
        <w:tab/>
        <w:t xml:space="preserve">Epstein JH, Field HE, Luby S, Pulliam JRC, &amp; Daszak P (2006) Nipah virus:  Impact, Origins, and Causes of Emergence. </w:t>
      </w:r>
      <w:r w:rsidRPr="00026D55">
        <w:rPr>
          <w:i/>
        </w:rPr>
        <w:t>Curr Infect Dis Rep</w:t>
      </w:r>
      <w:r w:rsidRPr="00026D55">
        <w:t xml:space="preserve"> 8(1):59-65.</w:t>
      </w:r>
      <w:bookmarkEnd w:id="27"/>
    </w:p>
    <w:p w14:paraId="3FB1BF34" w14:textId="77777777" w:rsidR="00026D55" w:rsidRPr="00026D55" w:rsidRDefault="00026D55" w:rsidP="00026D55">
      <w:pPr>
        <w:pStyle w:val="EndNoteBibliography"/>
        <w:spacing w:after="0"/>
        <w:ind w:left="720" w:hanging="720"/>
      </w:pPr>
      <w:bookmarkStart w:id="28" w:name="_ENREF_22"/>
      <w:r w:rsidRPr="00026D55">
        <w:lastRenderedPageBreak/>
        <w:t>22.</w:t>
      </w:r>
      <w:r w:rsidRPr="00026D55">
        <w:tab/>
        <w:t>Chua K</w:t>
      </w:r>
      <w:r w:rsidRPr="00026D55">
        <w:rPr>
          <w:i/>
        </w:rPr>
        <w:t>, et al.</w:t>
      </w:r>
      <w:r w:rsidRPr="00026D55">
        <w:t xml:space="preserve"> (2000) Nipah virus: A recently emergent deadly paramyxovirus. </w:t>
      </w:r>
      <w:r w:rsidRPr="00026D55">
        <w:rPr>
          <w:i/>
        </w:rPr>
        <w:t>Science</w:t>
      </w:r>
      <w:r w:rsidRPr="00026D55">
        <w:t xml:space="preserve"> 288:1432-1435.</w:t>
      </w:r>
      <w:bookmarkEnd w:id="28"/>
    </w:p>
    <w:p w14:paraId="3D4ADCDC" w14:textId="77777777" w:rsidR="00026D55" w:rsidRPr="00026D55" w:rsidRDefault="00026D55" w:rsidP="00026D55">
      <w:pPr>
        <w:pStyle w:val="EndNoteBibliography"/>
        <w:spacing w:after="0"/>
        <w:ind w:left="720" w:hanging="720"/>
      </w:pPr>
      <w:bookmarkStart w:id="29" w:name="_ENREF_23"/>
      <w:r w:rsidRPr="00026D55">
        <w:t>23.</w:t>
      </w:r>
      <w:r w:rsidRPr="00026D55">
        <w:tab/>
        <w:t>Paton NI</w:t>
      </w:r>
      <w:r w:rsidRPr="00026D55">
        <w:rPr>
          <w:i/>
        </w:rPr>
        <w:t>, et al.</w:t>
      </w:r>
      <w:r w:rsidRPr="00026D55">
        <w:t xml:space="preserve"> (1999) Outbreak of Nipah-virus infection among abattoir workers in Singapore. </w:t>
      </w:r>
      <w:r w:rsidRPr="00026D55">
        <w:rPr>
          <w:i/>
        </w:rPr>
        <w:t>Lancet</w:t>
      </w:r>
      <w:r w:rsidRPr="00026D55">
        <w:t xml:space="preserve"> 354(9186):1253-1256.</w:t>
      </w:r>
      <w:bookmarkEnd w:id="29"/>
    </w:p>
    <w:p w14:paraId="179D138A" w14:textId="77777777" w:rsidR="00026D55" w:rsidRPr="00026D55" w:rsidRDefault="00026D55" w:rsidP="00026D55">
      <w:pPr>
        <w:pStyle w:val="EndNoteBibliography"/>
        <w:spacing w:after="0"/>
        <w:ind w:left="720" w:hanging="720"/>
      </w:pPr>
      <w:bookmarkStart w:id="30" w:name="_ENREF_24"/>
      <w:r w:rsidRPr="00026D55">
        <w:t>24.</w:t>
      </w:r>
      <w:r w:rsidRPr="00026D55">
        <w:tab/>
        <w:t xml:space="preserve">Ching PKG dlRC, Sucaldito MN, Tayag E, Columna-Vingno AB, Malbas FF, et al. (2014) Outbreak of henipavirus infection, Philippines, 2014. </w:t>
      </w:r>
      <w:r w:rsidRPr="00026D55">
        <w:rPr>
          <w:i/>
        </w:rPr>
        <w:t>Emerg Infect Dis.</w:t>
      </w:r>
      <w:r w:rsidRPr="00026D55">
        <w:t xml:space="preserve"> DOI: 10.3201/eid2102.141433.</w:t>
      </w:r>
      <w:bookmarkEnd w:id="30"/>
    </w:p>
    <w:p w14:paraId="182DC40C" w14:textId="77777777" w:rsidR="00026D55" w:rsidRPr="00026D55" w:rsidRDefault="00026D55" w:rsidP="00026D55">
      <w:pPr>
        <w:pStyle w:val="EndNoteBibliography"/>
        <w:spacing w:after="0"/>
        <w:ind w:left="720" w:hanging="720"/>
      </w:pPr>
      <w:bookmarkStart w:id="31" w:name="_ENREF_25"/>
      <w:r w:rsidRPr="00026D55">
        <w:t>25.</w:t>
      </w:r>
      <w:r w:rsidRPr="00026D55">
        <w:tab/>
        <w:t>Selvey L</w:t>
      </w:r>
      <w:r w:rsidRPr="00026D55">
        <w:rPr>
          <w:i/>
        </w:rPr>
        <w:t>, et al.</w:t>
      </w:r>
      <w:r w:rsidRPr="00026D55">
        <w:t xml:space="preserve"> (1995) Infection of humans and horses by a newly described morbillivirus. </w:t>
      </w:r>
      <w:r w:rsidRPr="00026D55">
        <w:rPr>
          <w:i/>
        </w:rPr>
        <w:t>Med J Aust</w:t>
      </w:r>
      <w:r w:rsidRPr="00026D55">
        <w:t xml:space="preserve"> 162:642-645.</w:t>
      </w:r>
      <w:bookmarkEnd w:id="31"/>
    </w:p>
    <w:p w14:paraId="07AC9987" w14:textId="77777777" w:rsidR="00026D55" w:rsidRPr="00026D55" w:rsidRDefault="00026D55" w:rsidP="00026D55">
      <w:pPr>
        <w:pStyle w:val="EndNoteBibliography"/>
        <w:spacing w:after="0"/>
        <w:ind w:left="720" w:hanging="720"/>
      </w:pPr>
      <w:bookmarkStart w:id="32" w:name="_ENREF_26"/>
      <w:r w:rsidRPr="00026D55">
        <w:t>26.</w:t>
      </w:r>
      <w:r w:rsidRPr="00026D55">
        <w:tab/>
        <w:t>Pernet O</w:t>
      </w:r>
      <w:r w:rsidRPr="00026D55">
        <w:rPr>
          <w:i/>
        </w:rPr>
        <w:t>, et al.</w:t>
      </w:r>
      <w:r w:rsidRPr="00026D55">
        <w:t xml:space="preserve"> (2014) Evidence for henipavirus spillover into human populations in Africa. </w:t>
      </w:r>
      <w:r w:rsidRPr="00026D55">
        <w:rPr>
          <w:i/>
        </w:rPr>
        <w:t>Nat Commun</w:t>
      </w:r>
      <w:r w:rsidRPr="00026D55">
        <w:t xml:space="preserve"> 5.</w:t>
      </w:r>
      <w:bookmarkEnd w:id="32"/>
    </w:p>
    <w:p w14:paraId="70F0D48C" w14:textId="77777777" w:rsidR="00026D55" w:rsidRPr="00026D55" w:rsidRDefault="00026D55" w:rsidP="00026D55">
      <w:pPr>
        <w:pStyle w:val="EndNoteBibliography"/>
        <w:spacing w:after="0"/>
        <w:ind w:left="720" w:hanging="720"/>
      </w:pPr>
      <w:bookmarkStart w:id="33" w:name="_ENREF_27"/>
      <w:r w:rsidRPr="00026D55">
        <w:t>27.</w:t>
      </w:r>
      <w:r w:rsidRPr="00026D55">
        <w:tab/>
        <w:t>Parashar UD</w:t>
      </w:r>
      <w:r w:rsidRPr="00026D55">
        <w:rPr>
          <w:i/>
        </w:rPr>
        <w:t>, et al.</w:t>
      </w:r>
      <w:r w:rsidRPr="00026D55">
        <w:t xml:space="preserve"> (2000) Case-control study of risk factors for human infection with a new zoonotic paramyxovirus, Nipah virus, during a 1998-1999 outbreak of severe encephalitis in Malaysia. </w:t>
      </w:r>
      <w:r w:rsidRPr="00026D55">
        <w:rPr>
          <w:i/>
        </w:rPr>
        <w:t>Journal of Infectious Diseases</w:t>
      </w:r>
      <w:r w:rsidRPr="00026D55">
        <w:t xml:space="preserve"> 181(5):1755-1759.</w:t>
      </w:r>
      <w:bookmarkEnd w:id="33"/>
    </w:p>
    <w:p w14:paraId="259A6DB4" w14:textId="77777777" w:rsidR="00026D55" w:rsidRPr="00026D55" w:rsidRDefault="00026D55" w:rsidP="00026D55">
      <w:pPr>
        <w:pStyle w:val="EndNoteBibliography"/>
        <w:spacing w:after="0"/>
        <w:ind w:left="720" w:hanging="720"/>
      </w:pPr>
      <w:bookmarkStart w:id="34" w:name="_ENREF_28"/>
      <w:r w:rsidRPr="00026D55">
        <w:t>28.</w:t>
      </w:r>
      <w:r w:rsidRPr="00026D55">
        <w:tab/>
        <w:t>Sohayati A. Rahman</w:t>
      </w:r>
      <w:r w:rsidRPr="00026D55">
        <w:rPr>
          <w:i/>
        </w:rPr>
        <w:t>, et al.</w:t>
      </w:r>
      <w:r w:rsidRPr="00026D55">
        <w:t xml:space="preserve"> (2013) Risk Factors for Nipah Virus Infection among Pteropid Bats, Peninsular Malaysia. </w:t>
      </w:r>
      <w:r w:rsidRPr="00026D55">
        <w:rPr>
          <w:i/>
        </w:rPr>
        <w:t>Emerging Infectious Disease.</w:t>
      </w:r>
      <w:r w:rsidRPr="00026D55">
        <w:t xml:space="preserve"> DOI: 10.3201/eid1901.120221.</w:t>
      </w:r>
      <w:bookmarkEnd w:id="34"/>
    </w:p>
    <w:p w14:paraId="0E09C85B" w14:textId="77777777" w:rsidR="00026D55" w:rsidRPr="00026D55" w:rsidRDefault="00026D55" w:rsidP="00026D55">
      <w:pPr>
        <w:pStyle w:val="EndNoteBibliography"/>
        <w:spacing w:after="0"/>
        <w:ind w:left="720" w:hanging="720"/>
      </w:pPr>
      <w:bookmarkStart w:id="35" w:name="_ENREF_29"/>
      <w:r w:rsidRPr="00026D55">
        <w:t>29.</w:t>
      </w:r>
      <w:r w:rsidRPr="00026D55">
        <w:tab/>
        <w:t>Halpin K</w:t>
      </w:r>
      <w:r w:rsidRPr="00026D55">
        <w:rPr>
          <w:i/>
        </w:rPr>
        <w:t>, et al.</w:t>
      </w:r>
      <w:r w:rsidRPr="00026D55">
        <w:t xml:space="preserve"> (2011) Pteropid Bats are Confirmed as the Reservoir Hosts of Henipaviruses: A Comprehensive Experimental Study of Virus Transmission. </w:t>
      </w:r>
      <w:r w:rsidRPr="00026D55">
        <w:rPr>
          <w:i/>
        </w:rPr>
        <w:t>American Journal of Tropical Medicine and Hygiene</w:t>
      </w:r>
      <w:r w:rsidRPr="00026D55">
        <w:t xml:space="preserve"> 85(5):946-951.</w:t>
      </w:r>
      <w:bookmarkEnd w:id="35"/>
    </w:p>
    <w:p w14:paraId="2C8DD141" w14:textId="77777777" w:rsidR="00026D55" w:rsidRPr="00026D55" w:rsidRDefault="00026D55" w:rsidP="00026D55">
      <w:pPr>
        <w:pStyle w:val="EndNoteBibliography"/>
        <w:spacing w:after="0"/>
        <w:ind w:left="720" w:hanging="720"/>
      </w:pPr>
      <w:bookmarkStart w:id="36" w:name="_ENREF_30"/>
      <w:r w:rsidRPr="00026D55">
        <w:t>30.</w:t>
      </w:r>
      <w:r w:rsidRPr="00026D55">
        <w:tab/>
        <w:t>Middleton DJ</w:t>
      </w:r>
      <w:r w:rsidRPr="00026D55">
        <w:rPr>
          <w:i/>
        </w:rPr>
        <w:t>, et al.</w:t>
      </w:r>
      <w:r w:rsidRPr="00026D55">
        <w:t xml:space="preserve"> (2007) Experimental Nipah virus infection in pteropid bats (</w:t>
      </w:r>
      <w:r w:rsidRPr="00026D55">
        <w:rPr>
          <w:i/>
        </w:rPr>
        <w:t>Pteropus poliocephalus</w:t>
      </w:r>
      <w:r w:rsidRPr="00026D55">
        <w:t xml:space="preserve">). </w:t>
      </w:r>
      <w:r w:rsidRPr="00026D55">
        <w:rPr>
          <w:i/>
        </w:rPr>
        <w:t>Journal of Comparative Pathology</w:t>
      </w:r>
      <w:r w:rsidRPr="00026D55">
        <w:t xml:space="preserve"> 136(4):266-272.</w:t>
      </w:r>
      <w:bookmarkEnd w:id="36"/>
    </w:p>
    <w:p w14:paraId="69C50EEC" w14:textId="77777777" w:rsidR="00026D55" w:rsidRPr="00026D55" w:rsidRDefault="00026D55" w:rsidP="00026D55">
      <w:pPr>
        <w:pStyle w:val="EndNoteBibliography"/>
        <w:spacing w:after="0"/>
        <w:ind w:left="720" w:hanging="720"/>
      </w:pPr>
      <w:bookmarkStart w:id="37" w:name="_ENREF_31"/>
      <w:r w:rsidRPr="00026D55">
        <w:t>31.</w:t>
      </w:r>
      <w:r w:rsidRPr="00026D55">
        <w:tab/>
        <w:t xml:space="preserve">Chua KB, Chua BH, &amp; Wang CW (2002) Anthropogenic deforestation, El Nino and the emergence of Nipah virus in Malaysia. </w:t>
      </w:r>
      <w:r w:rsidRPr="00026D55">
        <w:rPr>
          <w:i/>
        </w:rPr>
        <w:t>Malaysian Journal of Pathology</w:t>
      </w:r>
      <w:r w:rsidRPr="00026D55">
        <w:t xml:space="preserve"> 24(1):15-21.</w:t>
      </w:r>
      <w:bookmarkEnd w:id="37"/>
    </w:p>
    <w:p w14:paraId="636DD81B" w14:textId="77777777" w:rsidR="00026D55" w:rsidRPr="00026D55" w:rsidRDefault="00026D55" w:rsidP="00026D55">
      <w:pPr>
        <w:pStyle w:val="EndNoteBibliography"/>
        <w:spacing w:after="0"/>
        <w:ind w:left="720" w:hanging="720"/>
      </w:pPr>
      <w:bookmarkStart w:id="38" w:name="_ENREF_32"/>
      <w:r w:rsidRPr="00026D55">
        <w:t>32.</w:t>
      </w:r>
      <w:r w:rsidRPr="00026D55">
        <w:tab/>
        <w:t xml:space="preserve">Pulliam J, H. F, Olival KJ, &amp; HERG (Daszak) (2005) An alternative explanation of Nipah virus strain variation. </w:t>
      </w:r>
      <w:r w:rsidRPr="00026D55">
        <w:rPr>
          <w:i/>
        </w:rPr>
        <w:t>Emerging Infectious Diseases</w:t>
      </w:r>
      <w:r w:rsidRPr="00026D55">
        <w:t xml:space="preserve"> 11:1822-1827.</w:t>
      </w:r>
      <w:bookmarkEnd w:id="38"/>
    </w:p>
    <w:p w14:paraId="0FB1B027" w14:textId="77777777" w:rsidR="00026D55" w:rsidRPr="00026D55" w:rsidRDefault="00026D55" w:rsidP="00026D55">
      <w:pPr>
        <w:pStyle w:val="EndNoteBibliography"/>
        <w:spacing w:after="0"/>
        <w:ind w:left="720" w:hanging="720"/>
      </w:pPr>
      <w:bookmarkStart w:id="39" w:name="_ENREF_33"/>
      <w:r w:rsidRPr="00026D55">
        <w:t>33.</w:t>
      </w:r>
      <w:r w:rsidRPr="00026D55">
        <w:tab/>
        <w:t>Pulliam JRC</w:t>
      </w:r>
      <w:r w:rsidRPr="00026D55">
        <w:rPr>
          <w:i/>
        </w:rPr>
        <w:t>, et al.</w:t>
      </w:r>
      <w:r w:rsidRPr="00026D55">
        <w:t xml:space="preserve"> (2012) Agricultural intensification, priming for persistence and the emergence of Nipah virus: a lethal bat-borne zoonosis. </w:t>
      </w:r>
      <w:r w:rsidRPr="00026D55">
        <w:rPr>
          <w:i/>
        </w:rPr>
        <w:t>Journal of The Royal Society Interface</w:t>
      </w:r>
      <w:r w:rsidRPr="00026D55">
        <w:t xml:space="preserve"> 9(66):89-101.</w:t>
      </w:r>
      <w:bookmarkEnd w:id="39"/>
    </w:p>
    <w:p w14:paraId="43749B14" w14:textId="36C292E2" w:rsidR="00026D55" w:rsidRPr="00026D55" w:rsidRDefault="00026D55" w:rsidP="00026D55">
      <w:pPr>
        <w:pStyle w:val="EndNoteBibliography"/>
        <w:spacing w:after="0"/>
        <w:ind w:left="720" w:hanging="720"/>
      </w:pPr>
      <w:bookmarkStart w:id="40" w:name="_ENREF_34"/>
      <w:r w:rsidRPr="00026D55">
        <w:t>34.</w:t>
      </w:r>
      <w:r w:rsidRPr="00026D55">
        <w:tab/>
        <w:t xml:space="preserve">Nipah virus outbreaks in the WHO South-East Asia Region. </w:t>
      </w:r>
      <w:hyperlink r:id="rId12" w:history="1">
        <w:r w:rsidRPr="00026D55">
          <w:rPr>
            <w:rStyle w:val="Hyperlink"/>
          </w:rPr>
          <w:t>http://www.searo.who.int/entity/emerging_diseases/links/nipah_virus_outbreaks_sear/en/</w:t>
        </w:r>
      </w:hyperlink>
      <w:r w:rsidRPr="00026D55">
        <w:t>.  Accessed May 3 2015.</w:t>
      </w:r>
      <w:bookmarkEnd w:id="40"/>
    </w:p>
    <w:p w14:paraId="7A283AF2" w14:textId="77777777" w:rsidR="00026D55" w:rsidRPr="00026D55" w:rsidRDefault="00026D55" w:rsidP="00026D55">
      <w:pPr>
        <w:pStyle w:val="EndNoteBibliography"/>
        <w:spacing w:after="0"/>
        <w:ind w:left="720" w:hanging="720"/>
      </w:pPr>
      <w:bookmarkStart w:id="41" w:name="_ENREF_35"/>
      <w:r w:rsidRPr="00026D55">
        <w:t>35.</w:t>
      </w:r>
      <w:r w:rsidRPr="00026D55">
        <w:tab/>
        <w:t>Gurley ES</w:t>
      </w:r>
      <w:r w:rsidRPr="00026D55">
        <w:rPr>
          <w:i/>
        </w:rPr>
        <w:t>, et al.</w:t>
      </w:r>
      <w:r w:rsidRPr="00026D55">
        <w:t xml:space="preserve"> (2007) Person-to-person transmission of Nipah virus in a Bangladeshi community. </w:t>
      </w:r>
      <w:r w:rsidRPr="00026D55">
        <w:rPr>
          <w:i/>
        </w:rPr>
        <w:t>Emerging Infectious Diseases</w:t>
      </w:r>
      <w:r w:rsidRPr="00026D55">
        <w:t xml:space="preserve"> 13(7):1031-1037.</w:t>
      </w:r>
      <w:bookmarkEnd w:id="41"/>
    </w:p>
    <w:p w14:paraId="73FD226E" w14:textId="77777777" w:rsidR="00026D55" w:rsidRPr="00026D55" w:rsidRDefault="00026D55" w:rsidP="00026D55">
      <w:pPr>
        <w:pStyle w:val="EndNoteBibliography"/>
        <w:spacing w:after="0"/>
        <w:ind w:left="720" w:hanging="720"/>
      </w:pPr>
      <w:bookmarkStart w:id="42" w:name="_ENREF_36"/>
      <w:r w:rsidRPr="00026D55">
        <w:t>36.</w:t>
      </w:r>
      <w:r w:rsidRPr="00026D55">
        <w:tab/>
        <w:t>Rahman MA</w:t>
      </w:r>
      <w:r w:rsidRPr="00026D55">
        <w:rPr>
          <w:i/>
        </w:rPr>
        <w:t>, et al.</w:t>
      </w:r>
      <w:r w:rsidRPr="00026D55">
        <w:t xml:space="preserve"> (2012) Date Palm Sap Linked to Nipah Virus Outbreak in Bangladesh, 2008. </w:t>
      </w:r>
      <w:r w:rsidRPr="00026D55">
        <w:rPr>
          <w:i/>
        </w:rPr>
        <w:t>Vector-Borne and Zoonotic Diseases</w:t>
      </w:r>
      <w:r w:rsidRPr="00026D55">
        <w:t xml:space="preserve"> 12(1):65-72.</w:t>
      </w:r>
      <w:bookmarkEnd w:id="42"/>
    </w:p>
    <w:p w14:paraId="2650037D" w14:textId="77777777" w:rsidR="00026D55" w:rsidRPr="00026D55" w:rsidRDefault="00026D55" w:rsidP="00026D55">
      <w:pPr>
        <w:pStyle w:val="EndNoteBibliography"/>
        <w:spacing w:after="0"/>
        <w:ind w:left="720" w:hanging="720"/>
      </w:pPr>
      <w:bookmarkStart w:id="43" w:name="_ENREF_37"/>
      <w:r w:rsidRPr="00026D55">
        <w:t>37.</w:t>
      </w:r>
      <w:r w:rsidRPr="00026D55">
        <w:tab/>
        <w:t xml:space="preserve">Bates PJJ &amp; Harrison DL (1997) Sub-Order MEGACHIROPTERA: Family Pteropodidae:  Old World Fruit Bats. </w:t>
      </w:r>
      <w:r w:rsidRPr="00026D55">
        <w:rPr>
          <w:i/>
        </w:rPr>
        <w:t>Bats of the Indian Subcontinent</w:t>
      </w:r>
      <w:r w:rsidRPr="00026D55">
        <w:t>,  (Harrison Zoological Museum, Kent, England), pp 13-15.</w:t>
      </w:r>
      <w:bookmarkEnd w:id="43"/>
    </w:p>
    <w:p w14:paraId="64ADFE68" w14:textId="77777777" w:rsidR="00026D55" w:rsidRPr="00026D55" w:rsidRDefault="00026D55" w:rsidP="00026D55">
      <w:pPr>
        <w:pStyle w:val="EndNoteBibliography"/>
        <w:spacing w:after="0"/>
        <w:ind w:left="720" w:hanging="720"/>
      </w:pPr>
      <w:bookmarkStart w:id="44" w:name="_ENREF_38"/>
      <w:r w:rsidRPr="00026D55">
        <w:t>38.</w:t>
      </w:r>
      <w:r w:rsidRPr="00026D55">
        <w:tab/>
        <w:t>Salah Uddin Khan M</w:t>
      </w:r>
      <w:r w:rsidRPr="00026D55">
        <w:rPr>
          <w:i/>
        </w:rPr>
        <w:t>, et al.</w:t>
      </w:r>
      <w:r w:rsidRPr="00026D55">
        <w:t xml:space="preserve"> (2011) Use of Infrared Camera to Understand Bats’ Access to Date Palm Sap: Implications for Preventing Nipah Virus Transmission. </w:t>
      </w:r>
      <w:r w:rsidRPr="00026D55">
        <w:rPr>
          <w:i/>
        </w:rPr>
        <w:t>Ecohealth</w:t>
      </w:r>
      <w:r w:rsidRPr="00026D55">
        <w:t>:1-9.</w:t>
      </w:r>
      <w:bookmarkEnd w:id="44"/>
    </w:p>
    <w:p w14:paraId="3BBD4D29" w14:textId="77777777" w:rsidR="00026D55" w:rsidRPr="00026D55" w:rsidRDefault="00026D55" w:rsidP="00026D55">
      <w:pPr>
        <w:pStyle w:val="EndNoteBibliography"/>
        <w:spacing w:after="0"/>
        <w:ind w:left="720" w:hanging="720"/>
      </w:pPr>
      <w:bookmarkStart w:id="45" w:name="_ENREF_39"/>
      <w:r w:rsidRPr="00026D55">
        <w:t>39.</w:t>
      </w:r>
      <w:r w:rsidRPr="00026D55">
        <w:tab/>
        <w:t>Rahman SA</w:t>
      </w:r>
      <w:r w:rsidRPr="00026D55">
        <w:rPr>
          <w:i/>
        </w:rPr>
        <w:t>, et al.</w:t>
      </w:r>
      <w:r w:rsidRPr="00026D55">
        <w:t xml:space="preserve"> (2010) Characterization of Nipah Virus from Naturally Infected Pteropus vampyrus Bats, Malaysia. </w:t>
      </w:r>
      <w:r w:rsidRPr="00026D55">
        <w:rPr>
          <w:i/>
        </w:rPr>
        <w:t>Emerging Infectious Diseases</w:t>
      </w:r>
      <w:r w:rsidRPr="00026D55">
        <w:t xml:space="preserve"> 16(12):1990-1993.</w:t>
      </w:r>
      <w:bookmarkEnd w:id="45"/>
    </w:p>
    <w:p w14:paraId="28A1FC0D" w14:textId="77777777" w:rsidR="00026D55" w:rsidRPr="00026D55" w:rsidRDefault="00026D55" w:rsidP="00026D55">
      <w:pPr>
        <w:pStyle w:val="EndNoteBibliography"/>
        <w:spacing w:after="0"/>
        <w:ind w:left="720" w:hanging="720"/>
      </w:pPr>
      <w:bookmarkStart w:id="46" w:name="_ENREF_40"/>
      <w:r w:rsidRPr="00026D55">
        <w:t>40.</w:t>
      </w:r>
      <w:r w:rsidRPr="00026D55">
        <w:tab/>
        <w:t>Hahn MB</w:t>
      </w:r>
      <w:r w:rsidRPr="00026D55">
        <w:rPr>
          <w:i/>
        </w:rPr>
        <w:t>, et al.</w:t>
      </w:r>
      <w:r w:rsidRPr="00026D55">
        <w:t xml:space="preserve"> (2014) Roosting behaviour and habitat selection of Pteropus giganteus reveal potential links to Nipah virus epidemiology. </w:t>
      </w:r>
      <w:r w:rsidRPr="00026D55">
        <w:rPr>
          <w:i/>
        </w:rPr>
        <w:t>Journal of Applied Ecology</w:t>
      </w:r>
      <w:r w:rsidRPr="00026D55">
        <w:t xml:space="preserve"> 51(2):376-387.</w:t>
      </w:r>
      <w:bookmarkEnd w:id="46"/>
    </w:p>
    <w:p w14:paraId="20596847" w14:textId="77777777" w:rsidR="00026D55" w:rsidRPr="00026D55" w:rsidRDefault="00026D55" w:rsidP="00026D55">
      <w:pPr>
        <w:pStyle w:val="EndNoteBibliography"/>
        <w:spacing w:after="0"/>
        <w:ind w:left="720" w:hanging="720"/>
      </w:pPr>
      <w:bookmarkStart w:id="47" w:name="_ENREF_41"/>
      <w:r w:rsidRPr="00026D55">
        <w:t>41.</w:t>
      </w:r>
      <w:r w:rsidRPr="00026D55">
        <w:tab/>
        <w:t>Hahn MB</w:t>
      </w:r>
      <w:r w:rsidRPr="00026D55">
        <w:rPr>
          <w:i/>
        </w:rPr>
        <w:t>, et al.</w:t>
      </w:r>
      <w:r w:rsidRPr="00026D55">
        <w:t xml:space="preserve"> (2014) The Role of Landscape Composition and Configuration on Pteropus giganteus Roosting Ecology and Nipah Virus Spillover Risk in Bangladesh. </w:t>
      </w:r>
      <w:r w:rsidRPr="00026D55">
        <w:rPr>
          <w:i/>
        </w:rPr>
        <w:t>American Journal of Tropical Medicine and Hygiene</w:t>
      </w:r>
      <w:r w:rsidRPr="00026D55">
        <w:t xml:space="preserve"> 90(2):247-255.</w:t>
      </w:r>
      <w:bookmarkEnd w:id="47"/>
    </w:p>
    <w:p w14:paraId="694A7299" w14:textId="77777777" w:rsidR="00026D55" w:rsidRPr="00026D55" w:rsidRDefault="00026D55" w:rsidP="00026D55">
      <w:pPr>
        <w:pStyle w:val="EndNoteBibliography"/>
        <w:spacing w:after="0"/>
        <w:ind w:left="720" w:hanging="720"/>
      </w:pPr>
      <w:bookmarkStart w:id="48" w:name="_ENREF_42"/>
      <w:r w:rsidRPr="00026D55">
        <w:t>42.</w:t>
      </w:r>
      <w:r w:rsidRPr="00026D55">
        <w:tab/>
        <w:t>Luby S</w:t>
      </w:r>
      <w:r w:rsidRPr="00026D55">
        <w:rPr>
          <w:i/>
        </w:rPr>
        <w:t>, et al.</w:t>
      </w:r>
      <w:r w:rsidRPr="00026D55">
        <w:t xml:space="preserve"> (2007) Recurrent Nipah virus outbreaks in Bangladesh, 2001-2007. </w:t>
      </w:r>
      <w:r w:rsidRPr="00026D55">
        <w:rPr>
          <w:i/>
        </w:rPr>
        <w:t>American Journal of Tropical Medicine and Hygiene</w:t>
      </w:r>
      <w:r w:rsidRPr="00026D55">
        <w:t xml:space="preserve"> 77:273.</w:t>
      </w:r>
      <w:bookmarkEnd w:id="48"/>
    </w:p>
    <w:p w14:paraId="77D63BCC" w14:textId="77777777" w:rsidR="00026D55" w:rsidRPr="00026D55" w:rsidRDefault="00026D55" w:rsidP="00026D55">
      <w:pPr>
        <w:pStyle w:val="EndNoteBibliography"/>
        <w:spacing w:after="0"/>
        <w:ind w:left="720" w:hanging="720"/>
      </w:pPr>
      <w:bookmarkStart w:id="49" w:name="_ENREF_43"/>
      <w:r w:rsidRPr="00026D55">
        <w:lastRenderedPageBreak/>
        <w:t>43.</w:t>
      </w:r>
      <w:r w:rsidRPr="00026D55">
        <w:tab/>
        <w:t>Lo MK</w:t>
      </w:r>
      <w:r w:rsidRPr="00026D55">
        <w:rPr>
          <w:i/>
        </w:rPr>
        <w:t>, et al.</w:t>
      </w:r>
      <w:r w:rsidRPr="00026D55">
        <w:t xml:space="preserve"> (2012) Characterization of Nipah virus from outbreaks in Bangladesh, 2008-2010. </w:t>
      </w:r>
      <w:r w:rsidRPr="00026D55">
        <w:rPr>
          <w:i/>
        </w:rPr>
        <w:t>Emerg Infect Dis</w:t>
      </w:r>
      <w:r w:rsidRPr="00026D55">
        <w:t xml:space="preserve"> 18(2):248-255.</w:t>
      </w:r>
      <w:bookmarkEnd w:id="49"/>
    </w:p>
    <w:p w14:paraId="32E2C37A" w14:textId="77777777" w:rsidR="00026D55" w:rsidRPr="00026D55" w:rsidRDefault="00026D55" w:rsidP="00026D55">
      <w:pPr>
        <w:pStyle w:val="EndNoteBibliography"/>
        <w:spacing w:after="0"/>
        <w:ind w:left="720" w:hanging="720"/>
      </w:pPr>
      <w:bookmarkStart w:id="50" w:name="_ENREF_44"/>
      <w:r w:rsidRPr="00026D55">
        <w:t>44.</w:t>
      </w:r>
      <w:r w:rsidRPr="00026D55">
        <w:tab/>
        <w:t>Rahman MA</w:t>
      </w:r>
      <w:r w:rsidRPr="00026D55">
        <w:rPr>
          <w:i/>
        </w:rPr>
        <w:t>, et al.</w:t>
      </w:r>
      <w:r w:rsidRPr="00026D55">
        <w:t xml:space="preserve"> (2012) Date palm sap linked to Nipah virus outbreak in Bangladesh, 2008. </w:t>
      </w:r>
      <w:r w:rsidRPr="00026D55">
        <w:rPr>
          <w:i/>
        </w:rPr>
        <w:t>Vector borne and zoonotic diseases</w:t>
      </w:r>
      <w:r w:rsidRPr="00026D55">
        <w:t xml:space="preserve"> 12(1):65-72.</w:t>
      </w:r>
      <w:bookmarkEnd w:id="50"/>
    </w:p>
    <w:p w14:paraId="60EB4812" w14:textId="77777777" w:rsidR="00026D55" w:rsidRPr="00026D55" w:rsidRDefault="00026D55" w:rsidP="00026D55">
      <w:pPr>
        <w:pStyle w:val="EndNoteBibliography"/>
        <w:spacing w:after="0"/>
        <w:ind w:left="720" w:hanging="720"/>
      </w:pPr>
      <w:bookmarkStart w:id="51" w:name="_ENREF_45"/>
      <w:r w:rsidRPr="00026D55">
        <w:t>45.</w:t>
      </w:r>
      <w:r w:rsidRPr="00026D55">
        <w:tab/>
        <w:t>Yadav PD</w:t>
      </w:r>
      <w:r w:rsidRPr="00026D55">
        <w:rPr>
          <w:i/>
        </w:rPr>
        <w:t>, et al.</w:t>
      </w:r>
      <w:r w:rsidRPr="00026D55">
        <w:t xml:space="preserve"> (2012) Short Report: Detection of Nipah Virus RNA in Fruit Bat (Pteropus giganteus) from India. </w:t>
      </w:r>
      <w:r w:rsidRPr="00026D55">
        <w:rPr>
          <w:i/>
        </w:rPr>
        <w:t>American Journal of Tropical Medicine and Hygiene</w:t>
      </w:r>
      <w:r w:rsidRPr="00026D55">
        <w:t xml:space="preserve"> 87(3):576-578.</w:t>
      </w:r>
      <w:bookmarkEnd w:id="51"/>
    </w:p>
    <w:p w14:paraId="45162BC5" w14:textId="77777777" w:rsidR="00026D55" w:rsidRPr="00026D55" w:rsidRDefault="00026D55" w:rsidP="00026D55">
      <w:pPr>
        <w:pStyle w:val="EndNoteBibliography"/>
        <w:spacing w:after="0"/>
        <w:ind w:left="720" w:hanging="720"/>
      </w:pPr>
      <w:bookmarkStart w:id="52" w:name="_ENREF_46"/>
      <w:r w:rsidRPr="00026D55">
        <w:t>46.</w:t>
      </w:r>
      <w:r w:rsidRPr="00026D55">
        <w:tab/>
        <w:t>Field H</w:t>
      </w:r>
      <w:r w:rsidRPr="00026D55">
        <w:rPr>
          <w:i/>
        </w:rPr>
        <w:t>, et al.</w:t>
      </w:r>
      <w:r w:rsidRPr="00026D55">
        <w:t xml:space="preserve"> (2011) Hendra Virus Infection Dynamics in Australian Fruit Bats. </w:t>
      </w:r>
      <w:r w:rsidRPr="00026D55">
        <w:rPr>
          <w:i/>
        </w:rPr>
        <w:t>Plos One</w:t>
      </w:r>
      <w:r w:rsidRPr="00026D55">
        <w:t xml:space="preserve"> 6(12).</w:t>
      </w:r>
      <w:bookmarkEnd w:id="52"/>
    </w:p>
    <w:p w14:paraId="15CF1B81" w14:textId="77777777" w:rsidR="00026D55" w:rsidRPr="00026D55" w:rsidRDefault="00026D55" w:rsidP="00026D55">
      <w:pPr>
        <w:pStyle w:val="EndNoteBibliography"/>
        <w:spacing w:after="0"/>
        <w:ind w:left="720" w:hanging="720"/>
      </w:pPr>
      <w:bookmarkStart w:id="53" w:name="_ENREF_47"/>
      <w:r w:rsidRPr="00026D55">
        <w:t>47.</w:t>
      </w:r>
      <w:r w:rsidRPr="00026D55">
        <w:tab/>
        <w:t>Plowright RK</w:t>
      </w:r>
      <w:r w:rsidRPr="00026D55">
        <w:rPr>
          <w:i/>
        </w:rPr>
        <w:t>, et al.</w:t>
      </w:r>
      <w:r w:rsidRPr="00026D55">
        <w:t xml:space="preserve"> (2008) Reproduction and nutritional stress are risk factors for Hendra virus infection in little red flying foxes (Pteropus scapulatus). </w:t>
      </w:r>
      <w:r w:rsidRPr="00026D55">
        <w:rPr>
          <w:i/>
        </w:rPr>
        <w:t>Proceedings of the Royal Society B-Biological Sciences</w:t>
      </w:r>
      <w:r w:rsidRPr="00026D55">
        <w:t xml:space="preserve"> 275(1636):861-869.</w:t>
      </w:r>
      <w:bookmarkEnd w:id="53"/>
    </w:p>
    <w:p w14:paraId="6C174ADF" w14:textId="77777777" w:rsidR="00026D55" w:rsidRPr="00026D55" w:rsidRDefault="00026D55" w:rsidP="00026D55">
      <w:pPr>
        <w:pStyle w:val="EndNoteBibliography"/>
        <w:spacing w:after="0"/>
        <w:ind w:left="720" w:hanging="720"/>
      </w:pPr>
      <w:bookmarkStart w:id="54" w:name="_ENREF_48"/>
      <w:r w:rsidRPr="00026D55">
        <w:t>48.</w:t>
      </w:r>
      <w:r w:rsidRPr="00026D55">
        <w:tab/>
        <w:t>Heng Thay Chong, Chong Tin Tan, Khean Jin Goh, Sai Kit Lam, &amp; Chua KB (2003) The risk of human Nipah virus infection directly from bats (</w:t>
      </w:r>
      <w:r w:rsidRPr="00026D55">
        <w:rPr>
          <w:i/>
        </w:rPr>
        <w:t>Pteropus hypomelanus</w:t>
      </w:r>
      <w:r w:rsidRPr="00026D55">
        <w:t xml:space="preserve">) is low. </w:t>
      </w:r>
      <w:r w:rsidRPr="00026D55">
        <w:rPr>
          <w:i/>
        </w:rPr>
        <w:t>Neurological Journal of Southeast Asia</w:t>
      </w:r>
      <w:r w:rsidRPr="00026D55">
        <w:t xml:space="preserve"> 8(June):31-34.</w:t>
      </w:r>
      <w:bookmarkEnd w:id="54"/>
    </w:p>
    <w:p w14:paraId="21860DC5" w14:textId="77777777" w:rsidR="00026D55" w:rsidRPr="00026D55" w:rsidRDefault="00026D55" w:rsidP="00026D55">
      <w:pPr>
        <w:pStyle w:val="EndNoteBibliography"/>
        <w:spacing w:after="0"/>
        <w:ind w:left="720" w:hanging="720"/>
      </w:pPr>
      <w:bookmarkStart w:id="55" w:name="_ENREF_49"/>
      <w:r w:rsidRPr="00026D55">
        <w:t>49.</w:t>
      </w:r>
      <w:r w:rsidRPr="00026D55">
        <w:tab/>
        <w:t>Smith I</w:t>
      </w:r>
      <w:r w:rsidRPr="00026D55">
        <w:rPr>
          <w:i/>
        </w:rPr>
        <w:t>, et al.</w:t>
      </w:r>
      <w:r w:rsidRPr="00026D55">
        <w:t xml:space="preserve"> (2011) Identifying Hendra Virus Diversity in Pteropid Bats. </w:t>
      </w:r>
      <w:r w:rsidRPr="00026D55">
        <w:rPr>
          <w:i/>
        </w:rPr>
        <w:t>Plos One</w:t>
      </w:r>
      <w:r w:rsidRPr="00026D55">
        <w:t xml:space="preserve"> 6(9).</w:t>
      </w:r>
      <w:bookmarkEnd w:id="55"/>
    </w:p>
    <w:p w14:paraId="325306B3" w14:textId="77777777" w:rsidR="00026D55" w:rsidRPr="00026D55" w:rsidRDefault="00026D55" w:rsidP="00026D55">
      <w:pPr>
        <w:pStyle w:val="EndNoteBibliography"/>
        <w:spacing w:after="0"/>
        <w:ind w:left="720" w:hanging="720"/>
      </w:pPr>
      <w:bookmarkStart w:id="56" w:name="_ENREF_50"/>
      <w:r w:rsidRPr="00026D55">
        <w:t>50.</w:t>
      </w:r>
      <w:r w:rsidRPr="00026D55">
        <w:tab/>
        <w:t xml:space="preserve">Wacharapluesadee S &amp; Hemachudha T (2007) Duplex nested RT-PCR for detection of Nipah virus RNA from urine specimens of bats. </w:t>
      </w:r>
      <w:r w:rsidRPr="00026D55">
        <w:rPr>
          <w:i/>
        </w:rPr>
        <w:t>Journal of Virological Methods</w:t>
      </w:r>
      <w:r w:rsidRPr="00026D55">
        <w:t xml:space="preserve"> 141(1):97-101.</w:t>
      </w:r>
      <w:bookmarkEnd w:id="56"/>
    </w:p>
    <w:p w14:paraId="2386D64A" w14:textId="77777777" w:rsidR="00026D55" w:rsidRPr="00026D55" w:rsidRDefault="00026D55" w:rsidP="00026D55">
      <w:pPr>
        <w:pStyle w:val="EndNoteBibliography"/>
        <w:spacing w:after="0"/>
        <w:ind w:left="720" w:hanging="720"/>
      </w:pPr>
      <w:bookmarkStart w:id="57" w:name="_ENREF_51"/>
      <w:r w:rsidRPr="00026D55">
        <w:t>51.</w:t>
      </w:r>
      <w:r w:rsidRPr="00026D55">
        <w:tab/>
        <w:t>Marsh GA</w:t>
      </w:r>
      <w:r w:rsidRPr="00026D55">
        <w:rPr>
          <w:i/>
        </w:rPr>
        <w:t>, et al.</w:t>
      </w:r>
      <w:r w:rsidRPr="00026D55">
        <w:t xml:space="preserve"> (2012) Cedar Virus: A Novel Henipavirus Isolated from Australian Bats. </w:t>
      </w:r>
      <w:r w:rsidRPr="00026D55">
        <w:rPr>
          <w:i/>
        </w:rPr>
        <w:t>Plos Pathogens</w:t>
      </w:r>
      <w:r w:rsidRPr="00026D55">
        <w:t xml:space="preserve"> 8(8).</w:t>
      </w:r>
      <w:bookmarkEnd w:id="57"/>
    </w:p>
    <w:p w14:paraId="746F7416" w14:textId="77777777" w:rsidR="00026D55" w:rsidRPr="00026D55" w:rsidRDefault="00026D55" w:rsidP="00026D55">
      <w:pPr>
        <w:pStyle w:val="EndNoteBibliography"/>
        <w:spacing w:after="0"/>
        <w:ind w:left="720" w:hanging="720"/>
      </w:pPr>
      <w:bookmarkStart w:id="58" w:name="_ENREF_52"/>
      <w:r w:rsidRPr="00026D55">
        <w:t>52.</w:t>
      </w:r>
      <w:r w:rsidRPr="00026D55">
        <w:tab/>
        <w:t xml:space="preserve">Mahanty S &amp; Bray M (2004) Pathogenesis of filoviral haemorrhagic fevers. </w:t>
      </w:r>
      <w:r w:rsidRPr="00026D55">
        <w:rPr>
          <w:i/>
        </w:rPr>
        <w:t>Lancet Infect. Dis.</w:t>
      </w:r>
      <w:r w:rsidRPr="00026D55">
        <w:t xml:space="preserve"> 4(8):487-498.</w:t>
      </w:r>
      <w:bookmarkEnd w:id="58"/>
    </w:p>
    <w:p w14:paraId="1965B765" w14:textId="77777777" w:rsidR="00026D55" w:rsidRPr="00026D55" w:rsidRDefault="00026D55" w:rsidP="00026D55">
      <w:pPr>
        <w:pStyle w:val="EndNoteBibliography"/>
        <w:spacing w:after="0"/>
        <w:ind w:left="720" w:hanging="720"/>
      </w:pPr>
      <w:bookmarkStart w:id="59" w:name="_ENREF_53"/>
      <w:r w:rsidRPr="00026D55">
        <w:t>53.</w:t>
      </w:r>
      <w:r w:rsidRPr="00026D55">
        <w:tab/>
        <w:t>Clayton B</w:t>
      </w:r>
      <w:r w:rsidRPr="00026D55">
        <w:rPr>
          <w:i/>
        </w:rPr>
        <w:t>, et al.</w:t>
      </w:r>
      <w:r w:rsidRPr="00026D55">
        <w:t xml:space="preserve"> (2011) Nipah Viruses from Malaysia and Bangladesh: Differences in Transmission and Pathogenesis. </w:t>
      </w:r>
      <w:r w:rsidRPr="00026D55">
        <w:rPr>
          <w:i/>
        </w:rPr>
        <w:t>Ecohealth</w:t>
      </w:r>
      <w:r w:rsidRPr="00026D55">
        <w:t xml:space="preserve"> 7:S140-S141.</w:t>
      </w:r>
      <w:bookmarkEnd w:id="59"/>
    </w:p>
    <w:p w14:paraId="580FCA2D" w14:textId="77777777" w:rsidR="00026D55" w:rsidRPr="00026D55" w:rsidRDefault="00026D55" w:rsidP="00026D55">
      <w:pPr>
        <w:pStyle w:val="EndNoteBibliography"/>
        <w:spacing w:after="0"/>
        <w:ind w:left="720" w:hanging="720"/>
      </w:pPr>
      <w:bookmarkStart w:id="60" w:name="_ENREF_54"/>
      <w:r w:rsidRPr="00026D55">
        <w:t>54.</w:t>
      </w:r>
      <w:r w:rsidRPr="00026D55">
        <w:tab/>
        <w:t xml:space="preserve">Nowak R (1994) </w:t>
      </w:r>
      <w:r w:rsidRPr="00026D55">
        <w:rPr>
          <w:i/>
        </w:rPr>
        <w:t>Walker’s bats of the world</w:t>
      </w:r>
      <w:r w:rsidRPr="00026D55">
        <w:t xml:space="preserve"> (The John Hopkins University Press, Baltimore).</w:t>
      </w:r>
      <w:bookmarkEnd w:id="60"/>
    </w:p>
    <w:p w14:paraId="5C8BF222" w14:textId="77777777" w:rsidR="00026D55" w:rsidRPr="00026D55" w:rsidRDefault="00026D55" w:rsidP="00026D55">
      <w:pPr>
        <w:pStyle w:val="EndNoteBibliography"/>
        <w:spacing w:after="0"/>
        <w:ind w:left="720" w:hanging="720"/>
      </w:pPr>
      <w:bookmarkStart w:id="61" w:name="_ENREF_55"/>
      <w:r w:rsidRPr="00026D55">
        <w:t>55.</w:t>
      </w:r>
      <w:r w:rsidRPr="00026D55">
        <w:tab/>
        <w:t xml:space="preserve">Luby SP, Gurley ES, &amp; Hossain MJ (2009) Transmission of Human Infection with Nipah Virus. </w:t>
      </w:r>
      <w:r w:rsidRPr="00026D55">
        <w:rPr>
          <w:i/>
        </w:rPr>
        <w:t>Clinical Infectious Diseases</w:t>
      </w:r>
      <w:r w:rsidRPr="00026D55">
        <w:t xml:space="preserve"> 49(11):1743-1748.</w:t>
      </w:r>
      <w:bookmarkEnd w:id="61"/>
    </w:p>
    <w:p w14:paraId="2D3EA344" w14:textId="77777777" w:rsidR="00026D55" w:rsidRPr="00026D55" w:rsidRDefault="00026D55" w:rsidP="00026D55">
      <w:pPr>
        <w:pStyle w:val="EndNoteBibliography"/>
        <w:spacing w:after="0"/>
        <w:ind w:left="720" w:hanging="720"/>
      </w:pPr>
      <w:bookmarkStart w:id="62" w:name="_ENREF_56"/>
      <w:r w:rsidRPr="00026D55">
        <w:t>56.</w:t>
      </w:r>
      <w:r w:rsidRPr="00026D55">
        <w:tab/>
        <w:t>Sukanta Chowdhury</w:t>
      </w:r>
      <w:r w:rsidRPr="00026D55">
        <w:rPr>
          <w:i/>
        </w:rPr>
        <w:t>, et al.</w:t>
      </w:r>
      <w:r w:rsidRPr="00026D55">
        <w:t xml:space="preserve"> (2014) Serological Evidence of Henipavirus Exposure in Cattle, Goats and Pigs in Bangladesh. </w:t>
      </w:r>
      <w:r w:rsidRPr="00026D55">
        <w:rPr>
          <w:i/>
        </w:rPr>
        <w:t>Plos Neglected Tropical Diseases</w:t>
      </w:r>
      <w:r w:rsidRPr="00026D55">
        <w:t xml:space="preserve"> (in press).</w:t>
      </w:r>
      <w:bookmarkEnd w:id="62"/>
    </w:p>
    <w:p w14:paraId="5BAF4F7B" w14:textId="77777777" w:rsidR="00026D55" w:rsidRPr="00026D55" w:rsidRDefault="00026D55" w:rsidP="00026D55">
      <w:pPr>
        <w:pStyle w:val="EndNoteBibliography"/>
        <w:spacing w:after="0"/>
        <w:ind w:left="720" w:hanging="720"/>
      </w:pPr>
      <w:bookmarkStart w:id="63" w:name="_ENREF_57"/>
      <w:r w:rsidRPr="00026D55">
        <w:t>57.</w:t>
      </w:r>
      <w:r w:rsidRPr="00026D55">
        <w:tab/>
        <w:t>John Openshaw</w:t>
      </w:r>
      <w:r w:rsidRPr="00026D55">
        <w:rPr>
          <w:i/>
        </w:rPr>
        <w:t>, et al.</w:t>
      </w:r>
      <w:r w:rsidRPr="00026D55">
        <w:t xml:space="preserve"> (2016) Increased morbidity and mortality in domestic animals eating dropped and bitten fruit in Bangladeshi villages: Implications for zoonotic disease transmission. </w:t>
      </w:r>
      <w:r w:rsidRPr="00026D55">
        <w:rPr>
          <w:i/>
        </w:rPr>
        <w:t>EcoHealth</w:t>
      </w:r>
      <w:r w:rsidRPr="00026D55">
        <w:t xml:space="preserve"> (in press).</w:t>
      </w:r>
      <w:bookmarkEnd w:id="63"/>
    </w:p>
    <w:p w14:paraId="762309F8" w14:textId="77777777" w:rsidR="00026D55" w:rsidRPr="00026D55" w:rsidRDefault="00026D55" w:rsidP="00026D55">
      <w:pPr>
        <w:pStyle w:val="EndNoteBibliography"/>
        <w:spacing w:after="0"/>
        <w:ind w:left="720" w:hanging="720"/>
      </w:pPr>
      <w:bookmarkStart w:id="64" w:name="_ENREF_58"/>
      <w:r w:rsidRPr="00026D55">
        <w:t>58.</w:t>
      </w:r>
      <w:r w:rsidRPr="00026D55">
        <w:tab/>
        <w:t xml:space="preserve">Field H, McLaughlin A, &amp; Fitzpatrick B (2011) Investigating the 'why' and 'where' of Hendra Virus Infection in Horses. </w:t>
      </w:r>
      <w:r w:rsidRPr="00026D55">
        <w:rPr>
          <w:i/>
        </w:rPr>
        <w:t>Ecohealth</w:t>
      </w:r>
      <w:r w:rsidRPr="00026D55">
        <w:t xml:space="preserve"> 7:S86-S87.</w:t>
      </w:r>
      <w:bookmarkEnd w:id="64"/>
    </w:p>
    <w:p w14:paraId="33F64D39" w14:textId="77777777" w:rsidR="00026D55" w:rsidRPr="00026D55" w:rsidRDefault="00026D55" w:rsidP="00026D55">
      <w:pPr>
        <w:pStyle w:val="EndNoteBibliography"/>
        <w:spacing w:after="0"/>
        <w:ind w:left="720" w:hanging="720"/>
      </w:pPr>
      <w:bookmarkStart w:id="65" w:name="_ENREF_59"/>
      <w:r w:rsidRPr="00026D55">
        <w:t>59.</w:t>
      </w:r>
      <w:r w:rsidRPr="00026D55">
        <w:tab/>
        <w:t xml:space="preserve">Eby P (1991) Seasonal Movements of Gray-Headed Flying-Foxes, </w:t>
      </w:r>
      <w:r w:rsidRPr="00026D55">
        <w:rPr>
          <w:i/>
        </w:rPr>
        <w:t xml:space="preserve">Pteropus poliocephalus </w:t>
      </w:r>
      <w:r w:rsidRPr="00026D55">
        <w:t xml:space="preserve">(Chiroptera, Pteropodidae), from 2 Maternity Camps in Northern New-South-Wales. </w:t>
      </w:r>
      <w:r w:rsidRPr="00026D55">
        <w:rPr>
          <w:i/>
        </w:rPr>
        <w:t>Wildlife Research</w:t>
      </w:r>
      <w:r w:rsidRPr="00026D55">
        <w:t xml:space="preserve"> 18(5):547-559.</w:t>
      </w:r>
      <w:bookmarkEnd w:id="65"/>
    </w:p>
    <w:p w14:paraId="639BF7D0" w14:textId="77777777" w:rsidR="00026D55" w:rsidRPr="00026D55" w:rsidRDefault="00026D55" w:rsidP="00026D55">
      <w:pPr>
        <w:pStyle w:val="EndNoteBibliography"/>
        <w:spacing w:after="0"/>
        <w:ind w:left="720" w:hanging="720"/>
      </w:pPr>
      <w:bookmarkStart w:id="66" w:name="_ENREF_60"/>
      <w:r w:rsidRPr="00026D55">
        <w:t>60.</w:t>
      </w:r>
      <w:r w:rsidRPr="00026D55">
        <w:tab/>
        <w:t xml:space="preserve">Gumal MT (2004) Diurnal home range and roosting trees of a maternity colony of </w:t>
      </w:r>
      <w:r w:rsidRPr="00026D55">
        <w:rPr>
          <w:i/>
        </w:rPr>
        <w:t>Pteropus vampyrus</w:t>
      </w:r>
      <w:r w:rsidRPr="00026D55">
        <w:t xml:space="preserve"> natunae (Chiroptera : Pteropodidae) in Sedilu, Sarawak. </w:t>
      </w:r>
      <w:r w:rsidRPr="00026D55">
        <w:rPr>
          <w:i/>
        </w:rPr>
        <w:t>Journal of Tropical Ecology</w:t>
      </w:r>
      <w:r w:rsidRPr="00026D55">
        <w:t xml:space="preserve"> 20:247-258.</w:t>
      </w:r>
      <w:bookmarkEnd w:id="66"/>
    </w:p>
    <w:p w14:paraId="3992B7EF" w14:textId="77777777" w:rsidR="00026D55" w:rsidRPr="00026D55" w:rsidRDefault="00026D55" w:rsidP="00026D55">
      <w:pPr>
        <w:pStyle w:val="EndNoteBibliography"/>
        <w:spacing w:after="0"/>
        <w:ind w:left="720" w:hanging="720"/>
      </w:pPr>
      <w:bookmarkStart w:id="67" w:name="_ENREF_61"/>
      <w:r w:rsidRPr="00026D55">
        <w:t>61.</w:t>
      </w:r>
      <w:r w:rsidRPr="00026D55">
        <w:tab/>
        <w:t xml:space="preserve">Roberts BJ, Catterall CP, Eby P, &amp; Kanowski J (2012) Long-Distance and Frequent Movements of the Flying-Fox Pteropus poliocephalus: Implications for Management. </w:t>
      </w:r>
      <w:r w:rsidRPr="00026D55">
        <w:rPr>
          <w:i/>
        </w:rPr>
        <w:t>Plos One</w:t>
      </w:r>
      <w:r w:rsidRPr="00026D55">
        <w:t xml:space="preserve"> 7(8).</w:t>
      </w:r>
      <w:bookmarkEnd w:id="67"/>
    </w:p>
    <w:p w14:paraId="40743DED" w14:textId="77777777" w:rsidR="00026D55" w:rsidRPr="00026D55" w:rsidRDefault="00026D55" w:rsidP="00026D55">
      <w:pPr>
        <w:pStyle w:val="EndNoteBibliography"/>
        <w:spacing w:after="0"/>
        <w:ind w:left="720" w:hanging="720"/>
      </w:pPr>
      <w:bookmarkStart w:id="68" w:name="_ENREF_62"/>
      <w:r w:rsidRPr="00026D55">
        <w:t>62.</w:t>
      </w:r>
      <w:r w:rsidRPr="00026D55">
        <w:tab/>
        <w:t xml:space="preserve">Tidemann CR, Vardon MJ, Loughland RA, &amp; Brocklehurst PJ (1999) Dry season camps of flying-foxes (Pteropus spp.) in Kakadu World Heritage Area, north Australia. </w:t>
      </w:r>
      <w:r w:rsidRPr="00026D55">
        <w:rPr>
          <w:i/>
        </w:rPr>
        <w:t>Journal of Zoology</w:t>
      </w:r>
      <w:r w:rsidRPr="00026D55">
        <w:t xml:space="preserve"> 247:155-163.</w:t>
      </w:r>
      <w:bookmarkEnd w:id="68"/>
    </w:p>
    <w:p w14:paraId="3A778FEB" w14:textId="77777777" w:rsidR="00026D55" w:rsidRPr="00026D55" w:rsidRDefault="00026D55" w:rsidP="00026D55">
      <w:pPr>
        <w:pStyle w:val="EndNoteBibliography"/>
        <w:spacing w:after="0"/>
        <w:ind w:left="720" w:hanging="720"/>
      </w:pPr>
      <w:bookmarkStart w:id="69" w:name="_ENREF_63"/>
      <w:r w:rsidRPr="00026D55">
        <w:t>63.</w:t>
      </w:r>
      <w:r w:rsidRPr="00026D55">
        <w:tab/>
        <w:t>Epstein JH</w:t>
      </w:r>
      <w:r w:rsidRPr="00026D55">
        <w:rPr>
          <w:i/>
        </w:rPr>
        <w:t>, et al.</w:t>
      </w:r>
      <w:r w:rsidRPr="00026D55">
        <w:t xml:space="preserve"> (2009) Pteropus vampyrus, a hunted migratory species with a multinational home-range and a need for regional management. </w:t>
      </w:r>
      <w:r w:rsidRPr="00026D55">
        <w:rPr>
          <w:i/>
        </w:rPr>
        <w:t>Journal of Applied Ecology</w:t>
      </w:r>
      <w:r w:rsidRPr="00026D55">
        <w:t xml:space="preserve"> 46(5):991-1002.</w:t>
      </w:r>
      <w:bookmarkEnd w:id="69"/>
    </w:p>
    <w:p w14:paraId="5669C744" w14:textId="77777777" w:rsidR="00026D55" w:rsidRPr="00026D55" w:rsidRDefault="00026D55" w:rsidP="00026D55">
      <w:pPr>
        <w:pStyle w:val="EndNoteBibliography"/>
        <w:spacing w:after="0"/>
        <w:ind w:left="720" w:hanging="720"/>
      </w:pPr>
      <w:bookmarkStart w:id="70" w:name="_ENREF_64"/>
      <w:r w:rsidRPr="00026D55">
        <w:t>64.</w:t>
      </w:r>
      <w:r w:rsidRPr="00026D55">
        <w:tab/>
        <w:t>de Jong C</w:t>
      </w:r>
      <w:r w:rsidRPr="00026D55">
        <w:rPr>
          <w:i/>
        </w:rPr>
        <w:t>, et al.</w:t>
      </w:r>
      <w:r w:rsidRPr="00026D55">
        <w:t xml:space="preserve"> (2013) Foraging Behaviour and Landscape Utilisation by the Endangered Golden-Crowned Flying Fox (Acerodon jubatus), The Philippines. </w:t>
      </w:r>
      <w:r w:rsidRPr="00026D55">
        <w:rPr>
          <w:i/>
        </w:rPr>
        <w:t>PLoS One</w:t>
      </w:r>
      <w:r w:rsidRPr="00026D55">
        <w:t xml:space="preserve"> 8(11).</w:t>
      </w:r>
      <w:bookmarkEnd w:id="70"/>
    </w:p>
    <w:p w14:paraId="4A89A96C" w14:textId="77777777" w:rsidR="00026D55" w:rsidRPr="00026D55" w:rsidRDefault="00026D55" w:rsidP="00026D55">
      <w:pPr>
        <w:pStyle w:val="EndNoteBibliography"/>
        <w:spacing w:after="0"/>
        <w:ind w:left="720" w:hanging="720"/>
      </w:pPr>
      <w:bookmarkStart w:id="71" w:name="_ENREF_65"/>
      <w:r w:rsidRPr="00026D55">
        <w:lastRenderedPageBreak/>
        <w:t>65.</w:t>
      </w:r>
      <w:r w:rsidRPr="00026D55">
        <w:tab/>
        <w:t xml:space="preserve">Fleming TH &amp; Eby P (2003) Ecology of bat migration. </w:t>
      </w:r>
      <w:r w:rsidRPr="00026D55">
        <w:rPr>
          <w:i/>
        </w:rPr>
        <w:t>Bat ecology.</w:t>
      </w:r>
      <w:r w:rsidRPr="00026D55">
        <w:t>, eds Kunz TH &amp; Fenton MB (The University of Chicago Press, Chicago), pp 156-208.</w:t>
      </w:r>
      <w:bookmarkEnd w:id="71"/>
    </w:p>
    <w:p w14:paraId="06D4910D" w14:textId="77777777" w:rsidR="00026D55" w:rsidRPr="00026D55" w:rsidRDefault="00026D55" w:rsidP="00026D55">
      <w:pPr>
        <w:pStyle w:val="EndNoteBibliography"/>
        <w:spacing w:after="0"/>
        <w:ind w:left="720" w:hanging="720"/>
      </w:pPr>
      <w:bookmarkStart w:id="72" w:name="_ENREF_66"/>
      <w:r w:rsidRPr="00026D55">
        <w:t>66.</w:t>
      </w:r>
      <w:r w:rsidRPr="00026D55">
        <w:tab/>
        <w:t xml:space="preserve">Richter HV &amp; Cumming GS (2006) Food availability and annual migration of the straw-colored fruit bat (Eidolon helvum). </w:t>
      </w:r>
      <w:r w:rsidRPr="00026D55">
        <w:rPr>
          <w:i/>
        </w:rPr>
        <w:t>Journal of Zoology</w:t>
      </w:r>
      <w:r w:rsidRPr="00026D55">
        <w:t xml:space="preserve"> 268(1):35-44.</w:t>
      </w:r>
      <w:bookmarkEnd w:id="72"/>
    </w:p>
    <w:p w14:paraId="6F18731F" w14:textId="77777777" w:rsidR="00026D55" w:rsidRPr="00026D55" w:rsidRDefault="00026D55" w:rsidP="00026D55">
      <w:pPr>
        <w:pStyle w:val="EndNoteBibliography"/>
        <w:spacing w:after="0"/>
        <w:ind w:left="720" w:hanging="720"/>
      </w:pPr>
      <w:bookmarkStart w:id="73" w:name="_ENREF_67"/>
      <w:r w:rsidRPr="00026D55">
        <w:t>67.</w:t>
      </w:r>
      <w:r w:rsidRPr="00026D55">
        <w:tab/>
        <w:t xml:space="preserve">Numata S, Yasuda M, Okuda T, Kachi N, &amp; Noor NSM (2003) Temporal and spatial patterns of mass flowerings on the Malay Peninsula. </w:t>
      </w:r>
      <w:r w:rsidRPr="00026D55">
        <w:rPr>
          <w:i/>
        </w:rPr>
        <w:t>American Journal of Botany</w:t>
      </w:r>
      <w:r w:rsidRPr="00026D55">
        <w:t xml:space="preserve"> 90(7):1025-1031.</w:t>
      </w:r>
      <w:bookmarkEnd w:id="73"/>
    </w:p>
    <w:p w14:paraId="48642922" w14:textId="77777777" w:rsidR="00026D55" w:rsidRPr="00026D55" w:rsidRDefault="00026D55" w:rsidP="00026D55">
      <w:pPr>
        <w:pStyle w:val="EndNoteBibliography"/>
        <w:spacing w:after="0"/>
        <w:ind w:left="720" w:hanging="720"/>
      </w:pPr>
      <w:bookmarkStart w:id="74" w:name="_ENREF_68"/>
      <w:r w:rsidRPr="00026D55">
        <w:t>68.</w:t>
      </w:r>
      <w:r w:rsidRPr="00026D55">
        <w:tab/>
        <w:t>Plowright RK</w:t>
      </w:r>
      <w:r w:rsidRPr="00026D55">
        <w:rPr>
          <w:i/>
        </w:rPr>
        <w:t>, et al.</w:t>
      </w:r>
      <w:r w:rsidRPr="00026D55">
        <w:t xml:space="preserve"> (2011) Urban habituation, ecological connectivity and epidemic dampening: the emergence of Hendra virus from flying foxes (Pteropus spp.). </w:t>
      </w:r>
      <w:r w:rsidRPr="00026D55">
        <w:rPr>
          <w:i/>
        </w:rPr>
        <w:t>Proceedings of the Royal Society B-Biological Sciences</w:t>
      </w:r>
      <w:r w:rsidRPr="00026D55">
        <w:t xml:space="preserve"> 278(1725):3703-3712.</w:t>
      </w:r>
      <w:bookmarkEnd w:id="74"/>
    </w:p>
    <w:p w14:paraId="787FDAB7" w14:textId="77777777" w:rsidR="00026D55" w:rsidRPr="00026D55" w:rsidRDefault="00026D55" w:rsidP="00026D55">
      <w:pPr>
        <w:pStyle w:val="EndNoteBibliography"/>
        <w:spacing w:after="0"/>
        <w:ind w:left="720" w:hanging="720"/>
      </w:pPr>
      <w:bookmarkStart w:id="75" w:name="_ENREF_69"/>
      <w:r w:rsidRPr="00026D55">
        <w:t>69.</w:t>
      </w:r>
      <w:r w:rsidRPr="00026D55">
        <w:tab/>
        <w:t xml:space="preserve">Tidemann CR &amp; Nelson JE (2011) Life expectancy, causes of death and movements of the grey-headed flying-fox (Pteropus poliocephalus) inferred from banding. </w:t>
      </w:r>
      <w:r w:rsidRPr="00026D55">
        <w:rPr>
          <w:i/>
        </w:rPr>
        <w:t>Acta Chiropterologica</w:t>
      </w:r>
      <w:r w:rsidRPr="00026D55">
        <w:t xml:space="preserve"> 13(2):419-429.</w:t>
      </w:r>
      <w:bookmarkEnd w:id="75"/>
    </w:p>
    <w:p w14:paraId="65D4E11A" w14:textId="77777777" w:rsidR="00026D55" w:rsidRPr="00026D55" w:rsidRDefault="00026D55" w:rsidP="00026D55">
      <w:pPr>
        <w:pStyle w:val="EndNoteBibliography"/>
        <w:spacing w:after="0"/>
        <w:ind w:left="720" w:hanging="720"/>
      </w:pPr>
      <w:bookmarkStart w:id="76" w:name="_ENREF_70"/>
      <w:r w:rsidRPr="00026D55">
        <w:t>70.</w:t>
      </w:r>
      <w:r w:rsidRPr="00026D55">
        <w:tab/>
        <w:t>Plowright RK</w:t>
      </w:r>
      <w:r w:rsidRPr="00026D55">
        <w:rPr>
          <w:i/>
        </w:rPr>
        <w:t>, et al.</w:t>
      </w:r>
      <w:r w:rsidRPr="00026D55">
        <w:t xml:space="preserve"> (2015) Ecological dynamics of emerging bat virus spillover. </w:t>
      </w:r>
      <w:r w:rsidRPr="00026D55">
        <w:rPr>
          <w:i/>
        </w:rPr>
        <w:t>Proceedings of the Royal Society B-Biological Sciences</w:t>
      </w:r>
      <w:r w:rsidRPr="00026D55">
        <w:t xml:space="preserve"> 282(1798).</w:t>
      </w:r>
      <w:bookmarkEnd w:id="76"/>
    </w:p>
    <w:p w14:paraId="70549C05" w14:textId="77777777" w:rsidR="00026D55" w:rsidRPr="00026D55" w:rsidRDefault="00026D55" w:rsidP="00026D55">
      <w:pPr>
        <w:pStyle w:val="EndNoteBibliography"/>
        <w:spacing w:after="0"/>
        <w:ind w:left="720" w:hanging="720"/>
      </w:pPr>
      <w:bookmarkStart w:id="77" w:name="_ENREF_71"/>
      <w:r w:rsidRPr="00026D55">
        <w:t>71.</w:t>
      </w:r>
      <w:r w:rsidRPr="00026D55">
        <w:tab/>
        <w:t>Rahman SA</w:t>
      </w:r>
      <w:r w:rsidRPr="00026D55">
        <w:rPr>
          <w:i/>
        </w:rPr>
        <w:t>, et al.</w:t>
      </w:r>
      <w:r w:rsidRPr="00026D55">
        <w:t xml:space="preserve"> (2011) Evidence for Nipah virus recrudescence and serological patterns of captive</w:t>
      </w:r>
      <w:r w:rsidRPr="00026D55">
        <w:rPr>
          <w:i/>
        </w:rPr>
        <w:t xml:space="preserve"> Pteropus vampyrus</w:t>
      </w:r>
      <w:r w:rsidRPr="00026D55">
        <w:t xml:space="preserve">. </w:t>
      </w:r>
      <w:r w:rsidRPr="00026D55">
        <w:rPr>
          <w:i/>
        </w:rPr>
        <w:t>Epidemiology and Infection</w:t>
      </w:r>
      <w:r w:rsidRPr="00026D55">
        <w:t xml:space="preserve"> 139(10):1570-1579.</w:t>
      </w:r>
      <w:bookmarkEnd w:id="77"/>
    </w:p>
    <w:p w14:paraId="02F3BDEF" w14:textId="77777777" w:rsidR="00026D55" w:rsidRPr="00026D55" w:rsidRDefault="00026D55" w:rsidP="00026D55">
      <w:pPr>
        <w:pStyle w:val="EndNoteBibliography"/>
        <w:spacing w:after="0"/>
        <w:ind w:left="720" w:hanging="720"/>
      </w:pPr>
      <w:bookmarkStart w:id="78" w:name="_ENREF_72"/>
      <w:r w:rsidRPr="00026D55">
        <w:t>72.</w:t>
      </w:r>
      <w:r w:rsidRPr="00026D55">
        <w:tab/>
        <w:t>Chowdhury S</w:t>
      </w:r>
      <w:r w:rsidRPr="00026D55">
        <w:rPr>
          <w:i/>
        </w:rPr>
        <w:t>, et al.</w:t>
      </w:r>
      <w:r w:rsidRPr="00026D55">
        <w:t xml:space="preserve"> (2014) Serological evidence of henipavirus exposure in cattle, goats and pigs in bangladesh. </w:t>
      </w:r>
      <w:r w:rsidRPr="00026D55">
        <w:rPr>
          <w:i/>
        </w:rPr>
        <w:t>PLoS neglected tropical diseases</w:t>
      </w:r>
      <w:r w:rsidRPr="00026D55">
        <w:t xml:space="preserve"> 8(11):e3302.</w:t>
      </w:r>
      <w:bookmarkEnd w:id="78"/>
    </w:p>
    <w:p w14:paraId="256CAEE0" w14:textId="77777777" w:rsidR="00026D55" w:rsidRPr="00026D55" w:rsidRDefault="00026D55" w:rsidP="00026D55">
      <w:pPr>
        <w:pStyle w:val="EndNoteBibliography"/>
        <w:spacing w:after="0"/>
        <w:ind w:left="720" w:hanging="720"/>
      </w:pPr>
      <w:bookmarkStart w:id="79" w:name="_ENREF_73"/>
      <w:r w:rsidRPr="00026D55">
        <w:t>73.</w:t>
      </w:r>
      <w:r w:rsidRPr="00026D55">
        <w:tab/>
        <w:t>Homaira N</w:t>
      </w:r>
      <w:r w:rsidRPr="00026D55">
        <w:rPr>
          <w:i/>
        </w:rPr>
        <w:t>, et al.</w:t>
      </w:r>
      <w:r w:rsidRPr="00026D55">
        <w:t xml:space="preserve"> (2010) Nipah virus outbreak with person-to-person transmission in a district of Bangladesh, 2007. </w:t>
      </w:r>
      <w:r w:rsidRPr="00026D55">
        <w:rPr>
          <w:i/>
        </w:rPr>
        <w:t>Epidemiology and Infection</w:t>
      </w:r>
      <w:r w:rsidRPr="00026D55">
        <w:t xml:space="preserve"> First View:1-7.</w:t>
      </w:r>
      <w:bookmarkEnd w:id="79"/>
    </w:p>
    <w:p w14:paraId="504DF8AB" w14:textId="77777777" w:rsidR="00026D55" w:rsidRPr="00026D55" w:rsidRDefault="00026D55" w:rsidP="00026D55">
      <w:pPr>
        <w:pStyle w:val="EndNoteBibliography"/>
        <w:spacing w:after="0"/>
        <w:ind w:left="720" w:hanging="720"/>
      </w:pPr>
      <w:bookmarkStart w:id="80" w:name="_ENREF_74"/>
      <w:r w:rsidRPr="00026D55">
        <w:t>74.</w:t>
      </w:r>
      <w:r w:rsidRPr="00026D55">
        <w:tab/>
        <w:t xml:space="preserve">Jonsson NN, Johnston, S.D., Field, H., De Jong, C, Smith, C. (2004) Field anaesthesia of three Australian species of flying fox. </w:t>
      </w:r>
      <w:r w:rsidRPr="00026D55">
        <w:rPr>
          <w:i/>
        </w:rPr>
        <w:t>The Veterinary Record</w:t>
      </w:r>
      <w:r w:rsidRPr="00026D55">
        <w:t xml:space="preserve"> 154:664.</w:t>
      </w:r>
      <w:bookmarkEnd w:id="80"/>
    </w:p>
    <w:p w14:paraId="6C75F718" w14:textId="77777777" w:rsidR="00026D55" w:rsidRPr="00026D55" w:rsidRDefault="00026D55" w:rsidP="00026D55">
      <w:pPr>
        <w:pStyle w:val="EndNoteBibliography"/>
        <w:spacing w:after="0"/>
        <w:ind w:left="720" w:hanging="720"/>
      </w:pPr>
      <w:bookmarkStart w:id="81" w:name="_ENREF_75"/>
      <w:r w:rsidRPr="00026D55">
        <w:t>75.</w:t>
      </w:r>
      <w:r w:rsidRPr="00026D55">
        <w:tab/>
        <w:t xml:space="preserve">Pierson ED &amp; Rainey WE (1992) The Biology of Flying Foxes of the Genus Pteropus: A Review. </w:t>
      </w:r>
      <w:r w:rsidRPr="00026D55">
        <w:rPr>
          <w:i/>
        </w:rPr>
        <w:t>Pacific Island Flying Foxes: Proceedings of an International Conservation Conference</w:t>
      </w:r>
      <w:r w:rsidRPr="00026D55">
        <w:t>, eds Wilson DE &amp; Graham GL (US Department of the Interior Fish and Wildlife Service), pp 1-17.</w:t>
      </w:r>
      <w:bookmarkEnd w:id="81"/>
    </w:p>
    <w:p w14:paraId="6B82C75D" w14:textId="77777777" w:rsidR="00026D55" w:rsidRPr="00026D55" w:rsidRDefault="00026D55" w:rsidP="00026D55">
      <w:pPr>
        <w:pStyle w:val="EndNoteBibliography"/>
        <w:spacing w:after="0"/>
        <w:ind w:left="720" w:hanging="720"/>
      </w:pPr>
      <w:bookmarkStart w:id="82" w:name="_ENREF_76"/>
      <w:r w:rsidRPr="00026D55">
        <w:t>76.</w:t>
      </w:r>
      <w:r w:rsidRPr="00026D55">
        <w:tab/>
        <w:t xml:space="preserve">Daniels PW, Ksiazek T, &amp; Eaton B (2001) Diagnostic tests for Nipah and Hendra viruses. </w:t>
      </w:r>
      <w:r w:rsidRPr="00026D55">
        <w:rPr>
          <w:i/>
        </w:rPr>
        <w:t>Microbes and Infection</w:t>
      </w:r>
      <w:r w:rsidRPr="00026D55">
        <w:t xml:space="preserve"> 3:289-295.</w:t>
      </w:r>
      <w:bookmarkEnd w:id="82"/>
    </w:p>
    <w:p w14:paraId="40501518" w14:textId="77777777" w:rsidR="00026D55" w:rsidRPr="00026D55" w:rsidRDefault="00026D55" w:rsidP="00026D55">
      <w:pPr>
        <w:pStyle w:val="EndNoteBibliography"/>
        <w:spacing w:after="0"/>
        <w:ind w:left="720" w:hanging="720"/>
      </w:pPr>
      <w:bookmarkStart w:id="83" w:name="_ENREF_77"/>
      <w:r w:rsidRPr="00026D55">
        <w:t>77.</w:t>
      </w:r>
      <w:r w:rsidRPr="00026D55">
        <w:tab/>
        <w:t>Kearse M</w:t>
      </w:r>
      <w:r w:rsidRPr="00026D55">
        <w:rPr>
          <w:i/>
        </w:rPr>
        <w:t>, et al.</w:t>
      </w:r>
      <w:r w:rsidRPr="00026D55">
        <w:t xml:space="preserve"> (2012) Geneious Basic: An integrated and extendable desktop software platform for the organization and analysis of sequence data. </w:t>
      </w:r>
      <w:r w:rsidRPr="00026D55">
        <w:rPr>
          <w:i/>
        </w:rPr>
        <w:t>Bioinformatics</w:t>
      </w:r>
      <w:r w:rsidRPr="00026D55">
        <w:t xml:space="preserve"> 28(12):1647-1649.</w:t>
      </w:r>
      <w:bookmarkEnd w:id="83"/>
    </w:p>
    <w:p w14:paraId="37054EFD" w14:textId="77777777" w:rsidR="00026D55" w:rsidRPr="00026D55" w:rsidRDefault="00026D55" w:rsidP="00026D55">
      <w:pPr>
        <w:pStyle w:val="EndNoteBibliography"/>
        <w:spacing w:after="0"/>
        <w:ind w:left="720" w:hanging="720"/>
      </w:pPr>
      <w:bookmarkStart w:id="84" w:name="_ENREF_78"/>
      <w:r w:rsidRPr="00026D55">
        <w:t>78.</w:t>
      </w:r>
      <w:r w:rsidRPr="00026D55">
        <w:tab/>
        <w:t>Drummond AJ AB, Buxton S, Cheung M, Cooper A, Duran C, Field M, Heled J, Kearse M, Markowitz S, Moir R, Stones-Havas S, Sturrock S, Thierer T, Wilson A (2011) Geneious v5.4).</w:t>
      </w:r>
      <w:bookmarkEnd w:id="84"/>
    </w:p>
    <w:p w14:paraId="52D16901" w14:textId="77777777" w:rsidR="00026D55" w:rsidRPr="00026D55" w:rsidRDefault="00026D55" w:rsidP="00026D55">
      <w:pPr>
        <w:pStyle w:val="EndNoteBibliography"/>
        <w:spacing w:after="0"/>
        <w:ind w:left="720" w:hanging="720"/>
      </w:pPr>
      <w:bookmarkStart w:id="85" w:name="_ENREF_79"/>
      <w:r w:rsidRPr="00026D55">
        <w:t>79.</w:t>
      </w:r>
      <w:r w:rsidRPr="00026D55">
        <w:tab/>
        <w:t>Feldman KS</w:t>
      </w:r>
      <w:r w:rsidRPr="00026D55">
        <w:rPr>
          <w:i/>
        </w:rPr>
        <w:t>, et al.</w:t>
      </w:r>
      <w:r w:rsidRPr="00026D55">
        <w:t xml:space="preserve"> (2009) Design and evaluation of consensus PCR assays for henipaviruses. </w:t>
      </w:r>
      <w:r w:rsidRPr="00026D55">
        <w:rPr>
          <w:i/>
        </w:rPr>
        <w:t>Journal of Virological Methods</w:t>
      </w:r>
      <w:r w:rsidRPr="00026D55">
        <w:t xml:space="preserve"> 161(1):52-57.</w:t>
      </w:r>
      <w:bookmarkEnd w:id="85"/>
    </w:p>
    <w:p w14:paraId="39DFA7E7" w14:textId="77777777" w:rsidR="00026D55" w:rsidRPr="00026D55" w:rsidRDefault="00026D55" w:rsidP="00026D55">
      <w:pPr>
        <w:pStyle w:val="EndNoteBibliography"/>
        <w:ind w:left="720" w:hanging="720"/>
      </w:pPr>
      <w:bookmarkStart w:id="86" w:name="_ENREF_80"/>
      <w:r w:rsidRPr="00026D55">
        <w:t>80.</w:t>
      </w:r>
      <w:r w:rsidRPr="00026D55">
        <w:tab/>
        <w:t xml:space="preserve">Calenge C (2006) The package "adehabitat" for the R software: A tool for the analysis of space and habitat use by animals. </w:t>
      </w:r>
      <w:r w:rsidRPr="00026D55">
        <w:rPr>
          <w:i/>
        </w:rPr>
        <w:t>Ecological Modelling</w:t>
      </w:r>
      <w:r w:rsidRPr="00026D55">
        <w:t xml:space="preserve"> 197(3-4):516-519.</w:t>
      </w:r>
      <w:bookmarkEnd w:id="86"/>
    </w:p>
    <w:p w14:paraId="4867E9CD" w14:textId="532E7F8A" w:rsidR="00BF3912" w:rsidRDefault="00C86F08" w:rsidP="00954BF2">
      <w:r>
        <w:fldChar w:fldCharType="end"/>
      </w:r>
    </w:p>
    <w:p w14:paraId="5C2AA797" w14:textId="77777777" w:rsidR="00BF3912" w:rsidRDefault="00BF3912">
      <w:pPr>
        <w:spacing w:after="0" w:line="240" w:lineRule="auto"/>
      </w:pPr>
      <w:r>
        <w:br w:type="page"/>
      </w:r>
    </w:p>
    <w:p w14:paraId="40F3E1C1" w14:textId="55814B17" w:rsidR="00F47F4B" w:rsidRPr="00F77E8B" w:rsidRDefault="00F351E4" w:rsidP="00954BF2">
      <w:pPr>
        <w:rPr>
          <w:rFonts w:ascii="Arial" w:hAnsi="Arial" w:cs="Arial"/>
        </w:rPr>
      </w:pPr>
      <w:r>
        <w:rPr>
          <w:rFonts w:ascii="Arial" w:hAnsi="Arial" w:cs="Arial"/>
          <w:noProof/>
        </w:rPr>
        <w:lastRenderedPageBreak/>
        <w:drawing>
          <wp:anchor distT="0" distB="0" distL="114300" distR="114300" simplePos="0" relativeHeight="251721728" behindDoc="0" locked="0" layoutInCell="1" allowOverlap="1" wp14:anchorId="1A039A09" wp14:editId="5239A8BB">
            <wp:simplePos x="0" y="0"/>
            <wp:positionH relativeFrom="column">
              <wp:posOffset>0</wp:posOffset>
            </wp:positionH>
            <wp:positionV relativeFrom="paragraph">
              <wp:posOffset>182245</wp:posOffset>
            </wp:positionV>
            <wp:extent cx="5943600" cy="5492750"/>
            <wp:effectExtent l="0" t="0" r="0" b="0"/>
            <wp:wrapTight wrapText="bothSides">
              <wp:wrapPolygon edited="0">
                <wp:start x="0" y="0"/>
                <wp:lineTo x="0" y="21500"/>
                <wp:lineTo x="21531" y="2150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gladesh serology map shaded_Fig1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anchor>
        </w:drawing>
      </w:r>
    </w:p>
    <w:p w14:paraId="49A00F74" w14:textId="7F4D68EB" w:rsidR="006C59C6" w:rsidRDefault="00F77E8B" w:rsidP="00023D19">
      <w:pPr>
        <w:rPr>
          <w:b/>
          <w:noProof/>
        </w:rPr>
      </w:pPr>
      <w:r>
        <w:rPr>
          <w:b/>
          <w:i/>
        </w:rPr>
        <w:t xml:space="preserve"> </w:t>
      </w:r>
      <w:r w:rsidR="00FD7F18">
        <w:rPr>
          <w:b/>
        </w:rPr>
        <w:t>F</w:t>
      </w:r>
      <w:r w:rsidR="00FD7F18" w:rsidRPr="00544D9A">
        <w:rPr>
          <w:b/>
        </w:rPr>
        <w:t>igure</w:t>
      </w:r>
      <w:r w:rsidR="00FD7F18">
        <w:rPr>
          <w:b/>
        </w:rPr>
        <w:t xml:space="preserve"> 1.  Map showing age-stratified seroprevalence in </w:t>
      </w:r>
      <w:r w:rsidR="00FD7F18">
        <w:rPr>
          <w:b/>
          <w:i/>
        </w:rPr>
        <w:t xml:space="preserve">Pteropus giganteus </w:t>
      </w:r>
      <w:r w:rsidR="00FD7F18" w:rsidRPr="00F77E8B">
        <w:rPr>
          <w:b/>
        </w:rPr>
        <w:t>colonies</w:t>
      </w:r>
      <w:r w:rsidR="00FD7F18">
        <w:rPr>
          <w:b/>
          <w:i/>
        </w:rPr>
        <w:t xml:space="preserve">, </w:t>
      </w:r>
      <w:r w:rsidR="00FD7F18">
        <w:rPr>
          <w:b/>
        </w:rPr>
        <w:t>Bangladesh.</w:t>
      </w:r>
      <w:r w:rsidR="00FD7F18">
        <w:t xml:space="preserve">  Bats from eight colonies were sampled and tes</w:t>
      </w:r>
      <w:r w:rsidR="00FD61A6">
        <w:t>ted for anti-NiV IgG antibodies:  four within the “Nipah Belt” (orange shaded) and four outside.</w:t>
      </w:r>
      <w:r w:rsidR="00FD7F18">
        <w:t xml:space="preserve">  Seroprevalence </w:t>
      </w:r>
      <w:r w:rsidR="00F351E4">
        <w:t>of adults (blue</w:t>
      </w:r>
      <w:r w:rsidR="00FD61A6">
        <w:t>, p</w:t>
      </w:r>
      <w:r w:rsidR="000B4C18">
        <w:t>u</w:t>
      </w:r>
      <w:r w:rsidR="00FD61A6">
        <w:t>r</w:t>
      </w:r>
      <w:r w:rsidR="000B4C18">
        <w:t>ple</w:t>
      </w:r>
      <w:r w:rsidR="00F351E4">
        <w:t>), juveniles (red</w:t>
      </w:r>
      <w:r w:rsidR="000B4C18">
        <w:t>,</w:t>
      </w:r>
      <w:r w:rsidR="00FD61A6">
        <w:t xml:space="preserve"> </w:t>
      </w:r>
      <w:r w:rsidR="000B4C18">
        <w:t>orange</w:t>
      </w:r>
      <w:r w:rsidR="00F351E4">
        <w:t>) and total seroprevalence (green</w:t>
      </w:r>
      <w:r w:rsidR="000B4C18">
        <w:t>,</w:t>
      </w:r>
      <w:r w:rsidR="00FD61A6">
        <w:t xml:space="preserve"> </w:t>
      </w:r>
      <w:r w:rsidR="000B4C18">
        <w:t>light blue</w:t>
      </w:r>
      <w:r w:rsidR="00F351E4">
        <w:t>) are shown.  Number</w:t>
      </w:r>
      <w:r w:rsidR="000B4C18">
        <w:t xml:space="preserve"> (n)</w:t>
      </w:r>
      <w:r w:rsidR="00F351E4">
        <w:t xml:space="preserve"> of </w:t>
      </w:r>
      <w:r w:rsidR="000B4C18">
        <w:t xml:space="preserve">Adult, Juvenile, and Total </w:t>
      </w:r>
      <w:r w:rsidR="00F351E4">
        <w:t xml:space="preserve">bats sampled (clockwise):  Tangail </w:t>
      </w:r>
      <w:r w:rsidR="000B4C18">
        <w:t>[53,41,94], Sylhet [63, 37, 100], Comilla 2008 [73,27,100], Comilla 2011 [30,20,50], Chittagong [</w:t>
      </w:r>
      <w:r w:rsidR="00393480">
        <w:t xml:space="preserve">72,24,96], Khulna[85,15,100], Rajbari [65,15, 80], Kushtia [64,36,100], Thakurgaon [89,29,118]. </w:t>
      </w:r>
      <w:r w:rsidR="00023D19">
        <w:t xml:space="preserve">The shaded region represents the “Nipah Belt” where previous outbreaks have been reported.  </w:t>
      </w:r>
      <w:r w:rsidR="00FD7F18">
        <w:t xml:space="preserve">There was no statistical difference between NiV </w:t>
      </w:r>
      <w:r w:rsidR="00393480">
        <w:t xml:space="preserve">IgG </w:t>
      </w:r>
      <w:r w:rsidR="00FD7F18">
        <w:t>seroprevalence inside the Nipah Belt and outside.  Adult bats had equal or greater seroprevalence than juveniles in each location.</w:t>
      </w:r>
    </w:p>
    <w:p w14:paraId="1C7DBE31" w14:textId="771E4F30" w:rsidR="009F217B" w:rsidRPr="004D593B" w:rsidRDefault="009F217B" w:rsidP="009F217B"/>
    <w:p w14:paraId="3F7C49AD" w14:textId="758A994F" w:rsidR="00F47F4B" w:rsidRDefault="00C83C7D" w:rsidP="00586D18">
      <w:pPr>
        <w:spacing w:after="0" w:line="240" w:lineRule="auto"/>
      </w:pPr>
      <w:r>
        <w:br w:type="page"/>
      </w:r>
      <w:r w:rsidR="00023D19" w:rsidRPr="00023D19">
        <w:rPr>
          <w:noProof/>
        </w:rPr>
        <w:lastRenderedPageBreak/>
        <w:drawing>
          <wp:anchor distT="0" distB="0" distL="114300" distR="114300" simplePos="0" relativeHeight="251657728" behindDoc="0" locked="0" layoutInCell="1" allowOverlap="1" wp14:anchorId="19C7A96C" wp14:editId="090AF5F0">
            <wp:simplePos x="0" y="0"/>
            <wp:positionH relativeFrom="column">
              <wp:posOffset>0</wp:posOffset>
            </wp:positionH>
            <wp:positionV relativeFrom="paragraph">
              <wp:posOffset>114885</wp:posOffset>
            </wp:positionV>
            <wp:extent cx="5943600" cy="3148330"/>
            <wp:effectExtent l="0" t="0" r="0" b="0"/>
            <wp:wrapTight wrapText="bothSides">
              <wp:wrapPolygon edited="0">
                <wp:start x="0" y="0"/>
                <wp:lineTo x="0" y="21434"/>
                <wp:lineTo x="21531" y="21434"/>
                <wp:lineTo x="21531" y="0"/>
                <wp:lineTo x="0" y="0"/>
              </wp:wrapPolygon>
            </wp:wrapTight>
            <wp:docPr id="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r w:rsidR="00FE696D" w:rsidRPr="00FD61A6">
        <w:rPr>
          <w:b/>
        </w:rPr>
        <w:t>Figure 2</w:t>
      </w:r>
      <w:r w:rsidR="00FE696D">
        <w:t>.  Faridpur Roost Complex.   51 Individual bats were recaptured during the longitudinal study at various locations</w:t>
      </w:r>
      <w:r w:rsidR="005C181C">
        <w:t>.  33 were captured at a site other than where they were originally marked</w:t>
      </w:r>
      <w:r w:rsidR="00FE696D">
        <w:t xml:space="preserve">, indicating that local roost shifting occurs.  </w:t>
      </w:r>
      <w:r w:rsidR="005C181C">
        <w:t xml:space="preserve">15 </w:t>
      </w:r>
      <w:r w:rsidR="00FE696D">
        <w:t xml:space="preserve">unique roosts within an </w:t>
      </w:r>
      <w:r w:rsidR="00FE696D" w:rsidRPr="00FE696D">
        <w:t>80km</w:t>
      </w:r>
      <w:r w:rsidR="00FE696D" w:rsidRPr="00FE696D">
        <w:rPr>
          <w:vertAlign w:val="superscript"/>
        </w:rPr>
        <w:t xml:space="preserve">2 </w:t>
      </w:r>
      <w:r w:rsidR="00FE696D">
        <w:t>area were identified.</w:t>
      </w:r>
      <w:r w:rsidR="00586D18">
        <w:t xml:space="preserve">  This study provides evidence that there is localized roost shifting, and that a single </w:t>
      </w:r>
      <w:r w:rsidR="00586D18">
        <w:rPr>
          <w:i/>
        </w:rPr>
        <w:t xml:space="preserve">Pteropus giganteus </w:t>
      </w:r>
      <w:r w:rsidR="00586D18">
        <w:t>populations extends beyond a single roost site.</w:t>
      </w:r>
      <w:r w:rsidR="00FE696D">
        <w:t xml:space="preserve">  </w:t>
      </w:r>
    </w:p>
    <w:p w14:paraId="1E2339C8" w14:textId="676EA0ED" w:rsidR="00F47F4B" w:rsidRDefault="00F47F4B" w:rsidP="00F47F4B">
      <w:pPr>
        <w:tabs>
          <w:tab w:val="left" w:pos="1943"/>
        </w:tabs>
      </w:pPr>
    </w:p>
    <w:p w14:paraId="486C6F85" w14:textId="1C2BFDA3" w:rsidR="00F47F4B" w:rsidRDefault="00F47F4B" w:rsidP="00F47F4B">
      <w:pPr>
        <w:tabs>
          <w:tab w:val="left" w:pos="1943"/>
        </w:tabs>
      </w:pPr>
    </w:p>
    <w:p w14:paraId="02FF0E32" w14:textId="3CECD0A0" w:rsidR="00F47F4B" w:rsidRDefault="00F47F4B" w:rsidP="00F47F4B">
      <w:pPr>
        <w:tabs>
          <w:tab w:val="left" w:pos="1943"/>
        </w:tabs>
      </w:pPr>
    </w:p>
    <w:p w14:paraId="0DD05594" w14:textId="42282FD7" w:rsidR="00F47F4B" w:rsidRDefault="00F47F4B" w:rsidP="00F47F4B">
      <w:pPr>
        <w:tabs>
          <w:tab w:val="left" w:pos="1943"/>
        </w:tabs>
      </w:pPr>
    </w:p>
    <w:p w14:paraId="5B10E011" w14:textId="4A878E23" w:rsidR="00F47F4B" w:rsidRPr="00F47F4B" w:rsidRDefault="00F47F4B" w:rsidP="00F47F4B"/>
    <w:p w14:paraId="43F159DD" w14:textId="11B6132F" w:rsidR="00477D04" w:rsidRDefault="00477D04" w:rsidP="00F47F4B">
      <w:pPr>
        <w:rPr>
          <w:rFonts w:ascii="Arial" w:hAnsi="Arial" w:cs="Arial"/>
          <w:noProof/>
        </w:rPr>
      </w:pPr>
    </w:p>
    <w:p w14:paraId="528289EC" w14:textId="5BBDA49D" w:rsidR="00F47F4B" w:rsidRPr="00F47F4B" w:rsidRDefault="00F47F4B" w:rsidP="00F47F4B"/>
    <w:p w14:paraId="012E93B1" w14:textId="0A78F408" w:rsidR="00F47F4B" w:rsidRPr="00F47F4B" w:rsidRDefault="00F47F4B" w:rsidP="00F47F4B">
      <w:pPr>
        <w:ind w:firstLine="720"/>
      </w:pPr>
    </w:p>
    <w:p w14:paraId="48B67B6E" w14:textId="240E088E" w:rsidR="00F47F4B" w:rsidRPr="00F47F4B" w:rsidRDefault="00F47F4B" w:rsidP="00F47F4B"/>
    <w:p w14:paraId="78E93C96" w14:textId="52A1733B" w:rsidR="00FE696D" w:rsidRDefault="00FE696D">
      <w:pPr>
        <w:spacing w:after="0" w:line="240" w:lineRule="auto"/>
      </w:pPr>
      <w:r>
        <w:rPr>
          <w:noProof/>
        </w:rPr>
        <w:lastRenderedPageBreak/>
        <w:drawing>
          <wp:inline distT="0" distB="0" distL="0" distR="0" wp14:anchorId="56530A24" wp14:editId="0489B02A">
            <wp:extent cx="5943600" cy="3500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0120"/>
                    </a:xfrm>
                    <a:prstGeom prst="rect">
                      <a:avLst/>
                    </a:prstGeom>
                  </pic:spPr>
                </pic:pic>
              </a:graphicData>
            </a:graphic>
          </wp:inline>
        </w:drawing>
      </w:r>
    </w:p>
    <w:p w14:paraId="1FE368CB" w14:textId="77777777" w:rsidR="00FE696D" w:rsidRDefault="00FE696D">
      <w:pPr>
        <w:spacing w:after="0" w:line="240" w:lineRule="auto"/>
      </w:pPr>
    </w:p>
    <w:p w14:paraId="7237ED70" w14:textId="77777777" w:rsidR="00FE696D" w:rsidRDefault="00FE696D">
      <w:pPr>
        <w:spacing w:after="0" w:line="240" w:lineRule="auto"/>
      </w:pPr>
    </w:p>
    <w:p w14:paraId="2AC982A1" w14:textId="26437C5F" w:rsidR="00FE696D" w:rsidRDefault="00FE696D" w:rsidP="00FE696D">
      <w:r w:rsidRPr="00023D19">
        <w:rPr>
          <w:b/>
        </w:rPr>
        <w:t>Fig</w:t>
      </w:r>
      <w:r w:rsidR="00023D19" w:rsidRPr="00023D19">
        <w:rPr>
          <w:b/>
        </w:rPr>
        <w:t>ure 3</w:t>
      </w:r>
      <w:r>
        <w:t xml:space="preserve">. Modeled (solid red and black lines) and estimated (red and black circles </w:t>
      </w:r>
      <w:r>
        <w:sym w:font="Symbol" w:char="F0B1"/>
      </w:r>
      <w:r>
        <w:t xml:space="preserve">1SE) seroprevalence (right axis), and modeled number of seronegative juveniles joining the sampling population (solid blue line) and density of infected juveniles (solid green line) (right axis) of </w:t>
      </w:r>
      <w:r w:rsidRPr="00C72243">
        <w:rPr>
          <w:i/>
        </w:rPr>
        <w:t>Pteropus giganteus</w:t>
      </w:r>
      <w:r>
        <w:t xml:space="preserve"> in Faridpur, Bangladesh.  Model fit by trajectory matching to adult and juvenile data simultaneously, using a simple SIR structure and allowing for cross-age transmission (but estimated beta parameters for cross age transmission was ~0).  Juveniles are assumed to age into adult class after two years.</w:t>
      </w:r>
    </w:p>
    <w:p w14:paraId="72B53756" w14:textId="2D5C9DB4" w:rsidR="00FE696D" w:rsidRDefault="00FE696D">
      <w:pPr>
        <w:spacing w:after="0" w:line="240" w:lineRule="auto"/>
      </w:pPr>
      <w:r>
        <w:br w:type="page"/>
      </w:r>
    </w:p>
    <w:p w14:paraId="3BD2A823" w14:textId="6D1CC26D" w:rsidR="0071742E" w:rsidRDefault="005B20F1" w:rsidP="00F47F4B">
      <w:pPr>
        <w:tabs>
          <w:tab w:val="left" w:pos="3192"/>
        </w:tabs>
      </w:pPr>
      <w:r>
        <w:rPr>
          <w:noProof/>
        </w:rPr>
        <w:lastRenderedPageBreak/>
        <mc:AlternateContent>
          <mc:Choice Requires="wpg">
            <w:drawing>
              <wp:anchor distT="0" distB="0" distL="114300" distR="114300" simplePos="0" relativeHeight="251656703" behindDoc="1" locked="0" layoutInCell="1" allowOverlap="1" wp14:anchorId="035BB2BB" wp14:editId="3F04FA47">
                <wp:simplePos x="0" y="0"/>
                <wp:positionH relativeFrom="column">
                  <wp:posOffset>-845389</wp:posOffset>
                </wp:positionH>
                <wp:positionV relativeFrom="paragraph">
                  <wp:posOffset>0</wp:posOffset>
                </wp:positionV>
                <wp:extent cx="7657537" cy="7859778"/>
                <wp:effectExtent l="0" t="0" r="635" b="8255"/>
                <wp:wrapNone/>
                <wp:docPr id="14" name="Group 14"/>
                <wp:cNvGraphicFramePr/>
                <a:graphic xmlns:a="http://schemas.openxmlformats.org/drawingml/2006/main">
                  <a:graphicData uri="http://schemas.microsoft.com/office/word/2010/wordprocessingGroup">
                    <wpg:wgp>
                      <wpg:cNvGrpSpPr/>
                      <wpg:grpSpPr>
                        <a:xfrm>
                          <a:off x="0" y="0"/>
                          <a:ext cx="7657537" cy="7859778"/>
                          <a:chOff x="0" y="0"/>
                          <a:chExt cx="7657537" cy="7859778"/>
                        </a:xfrm>
                      </wpg:grpSpPr>
                      <pic:pic xmlns:pic="http://schemas.openxmlformats.org/drawingml/2006/picture">
                        <pic:nvPicPr>
                          <pic:cNvPr id="28"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55608" y="4684143"/>
                            <a:ext cx="3371215" cy="3175635"/>
                          </a:xfrm>
                          <a:prstGeom prst="rect">
                            <a:avLst/>
                          </a:prstGeom>
                        </pic:spPr>
                      </pic:pic>
                      <pic:pic xmlns:pic="http://schemas.openxmlformats.org/drawingml/2006/picture">
                        <pic:nvPicPr>
                          <pic:cNvPr id="30" name="Picture 3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278702" y="4658264"/>
                            <a:ext cx="3378835" cy="3048000"/>
                          </a:xfrm>
                          <a:prstGeom prst="rect">
                            <a:avLst/>
                          </a:prstGeom>
                        </pic:spPr>
                      </pic:pic>
                      <wpg:grpSp>
                        <wpg:cNvPr id="7" name="Group 7"/>
                        <wpg:cNvGrpSpPr/>
                        <wpg:grpSpPr>
                          <a:xfrm>
                            <a:off x="0" y="0"/>
                            <a:ext cx="7545705" cy="4286837"/>
                            <a:chOff x="0" y="0"/>
                            <a:chExt cx="7545705" cy="4286837"/>
                          </a:xfrm>
                        </wpg:grpSpPr>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3132"/>
                              <a:ext cx="7545705" cy="4243705"/>
                            </a:xfrm>
                            <a:prstGeom prst="rect">
                              <a:avLst/>
                            </a:prstGeom>
                          </pic:spPr>
                        </pic:pic>
                        <wps:wsp>
                          <wps:cNvPr id="217" name="Text Box 2"/>
                          <wps:cNvSpPr txBox="1">
                            <a:spLocks noChangeArrowheads="1"/>
                          </wps:cNvSpPr>
                          <wps:spPr bwMode="auto">
                            <a:xfrm>
                              <a:off x="1958197" y="0"/>
                              <a:ext cx="3027045" cy="328295"/>
                            </a:xfrm>
                            <a:prstGeom prst="rect">
                              <a:avLst/>
                            </a:prstGeom>
                            <a:solidFill>
                              <a:srgbClr val="FFFFFF"/>
                            </a:solidFill>
                            <a:ln w="9525">
                              <a:noFill/>
                              <a:miter lim="800000"/>
                              <a:headEnd/>
                              <a:tailEnd/>
                            </a:ln>
                          </wps:spPr>
                          <wps:txbx>
                            <w:txbxContent>
                              <w:p w14:paraId="29E61B72" w14:textId="24ECF5EB" w:rsidR="00115617" w:rsidRDefault="00115617" w:rsidP="00C47322">
                                <w:pPr>
                                  <w:jc w:val="center"/>
                                </w:pPr>
                                <w:r>
                                  <w:t>Nipah Virus N Gene (224nt)</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258793" y="0"/>
                            <a:ext cx="327660" cy="284480"/>
                          </a:xfrm>
                          <a:prstGeom prst="rect">
                            <a:avLst/>
                          </a:prstGeom>
                          <a:solidFill>
                            <a:srgbClr val="FFFFFF"/>
                          </a:solidFill>
                          <a:ln w="9525">
                            <a:noFill/>
                            <a:miter lim="800000"/>
                            <a:headEnd/>
                            <a:tailEnd/>
                          </a:ln>
                        </wps:spPr>
                        <wps:txbx>
                          <w:txbxContent>
                            <w:p w14:paraId="130DABC9" w14:textId="32C57F01" w:rsidR="00115617" w:rsidRDefault="00115617">
                              <w:r>
                                <w:t>A.</w:t>
                              </w:r>
                            </w:p>
                          </w:txbxContent>
                        </wps:txbx>
                        <wps:bodyPr rot="0" vert="horz" wrap="square" lIns="91440" tIns="45720" rIns="91440" bIns="45720" anchor="t" anchorCtr="0">
                          <a:noAutofit/>
                        </wps:bodyPr>
                      </wps:wsp>
                      <wps:wsp>
                        <wps:cNvPr id="12" name="Text Box 2"/>
                        <wps:cNvSpPr txBox="1">
                          <a:spLocks noChangeArrowheads="1"/>
                        </wps:cNvSpPr>
                        <wps:spPr bwMode="auto">
                          <a:xfrm>
                            <a:off x="655608" y="4684143"/>
                            <a:ext cx="327660" cy="284480"/>
                          </a:xfrm>
                          <a:prstGeom prst="rect">
                            <a:avLst/>
                          </a:prstGeom>
                          <a:solidFill>
                            <a:srgbClr val="FFFFFF"/>
                          </a:solidFill>
                          <a:ln w="9525">
                            <a:noFill/>
                            <a:miter lim="800000"/>
                            <a:headEnd/>
                            <a:tailEnd/>
                          </a:ln>
                        </wps:spPr>
                        <wps:txbx>
                          <w:txbxContent>
                            <w:p w14:paraId="6D6FE43F" w14:textId="2B876F46" w:rsidR="00115617" w:rsidRDefault="00115617" w:rsidP="005B20F1">
                              <w:r>
                                <w:t>B.</w:t>
                              </w:r>
                            </w:p>
                          </w:txbxContent>
                        </wps:txbx>
                        <wps:bodyPr rot="0" vert="horz" wrap="square" lIns="91440" tIns="45720" rIns="91440" bIns="45720" anchor="t" anchorCtr="0">
                          <a:noAutofit/>
                        </wps:bodyPr>
                      </wps:wsp>
                      <wps:wsp>
                        <wps:cNvPr id="13" name="Text Box 2"/>
                        <wps:cNvSpPr txBox="1">
                          <a:spLocks noChangeArrowheads="1"/>
                        </wps:cNvSpPr>
                        <wps:spPr bwMode="auto">
                          <a:xfrm>
                            <a:off x="4373593" y="4658264"/>
                            <a:ext cx="327660" cy="284480"/>
                          </a:xfrm>
                          <a:prstGeom prst="rect">
                            <a:avLst/>
                          </a:prstGeom>
                          <a:solidFill>
                            <a:srgbClr val="FFFFFF"/>
                          </a:solidFill>
                          <a:ln w="9525">
                            <a:noFill/>
                            <a:miter lim="800000"/>
                            <a:headEnd/>
                            <a:tailEnd/>
                          </a:ln>
                        </wps:spPr>
                        <wps:txbx>
                          <w:txbxContent>
                            <w:p w14:paraId="3028B44B" w14:textId="2F96E4B8" w:rsidR="00115617" w:rsidRDefault="00115617" w:rsidP="005B20F1">
                              <w:r>
                                <w:t>C.</w:t>
                              </w:r>
                            </w:p>
                          </w:txbxContent>
                        </wps:txbx>
                        <wps:bodyPr rot="0" vert="horz" wrap="square" lIns="91440" tIns="45720" rIns="91440" bIns="45720" anchor="t" anchorCtr="0">
                          <a:noAutofit/>
                        </wps:bodyPr>
                      </wps:wsp>
                    </wpg:wgp>
                  </a:graphicData>
                </a:graphic>
              </wp:anchor>
            </w:drawing>
          </mc:Choice>
          <mc:Fallback>
            <w:pict>
              <v:group w14:anchorId="035BB2BB" id="Group 14" o:spid="_x0000_s1026" style="position:absolute;margin-left:-66.55pt;margin-top:0;width:602.95pt;height:618.9pt;z-index:-251659777" coordsize="76575,785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SgBaKTNG&#10;aAFopM0ZoAWikzRmgBaKTNGaAFopM0ZoAWik3D1o3D1FAC0Um4eo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tAAxBZG9iZV9D&#10;TQAC/+4ADkFkb2JlAGSAAAAAAf/bAIQADAgICAkIDAkJDBELCgsRFQ8MDA8VGBMTFRMTGBEMDAwM&#10;DAwRDAwMDAwMDAwMDAwMDAwMDAwMDAwMDAwMDAwMDAENCwsNDg0QDg4QFA4ODhQUDg4ODhQRDAwM&#10;DAwREQwMDAwMDBEMDAwMDAwMDAwMDAwMDAwMDAwMDAwMDAwMDAwM/8AAEQgAk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KzAAAAAFJn&#10;aHRsb25nAAAC/g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EQAAAAAAAQEA&#10;OEJJTQQUAAAAAAAEAAAABThCSU0EDAAAAAAgUAAAAAEAAACgAAAAkAAAAeAAAQ4AAAAgNAAYAAH/&#10;2P/iDFhJQ0NfUFJPRklMRQABAQAADEhMaW5vAhAAAG1udHJSR0IgWFlaIAfOAAIACQAGADEAAGFj&#10;c3BNU0ZUAAAAAElFQyBzUkdCAAAAAAAAAAAAAAAB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tAAxBZG9iZV9DTQAC/+4ADkFkb2JlAGSAAAAA&#10;Af/bAIQADAgICAkIDAkJDBELCgsRFQ8MDA8VGBMTFRMTGBEMDAwMDAwRDAwMDAwMDAwMDAwMDAwM&#10;DAwMDAwMDAwMDAwMDAENCwsNDg0QDg4QFA4ODhQUDg4ODhQRDAwMDAwREQwMDAwMDBEMDAwMDAwM&#10;DAwMDAwMDAwMDAwMDAwMDAwMDAwM/8AAEQgAk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Dw/&#10;eHBhY2tldCBlbmQ9InciPz7/7gAOQWRvYmUAZEAAAAAB/9sAhAABAQEBAQEBAQEBAQEBAQEBAQEB&#10;AQEBAQEBAQEBAQEBAQEBAQEBAQEBAQEBAgICAgICAgICAgIDAwMDAwMDAwMDAQEBAQEBAQEBAQEC&#10;AgECAgMDAwMDAwMDAwMDAwMDAwMDAwMDAwMDAwMDAwMDAwMDAwMDAwMDAwMDAwMDAwMDAwP/wAAR&#10;CAKzAv4DAREAAhEBAxEB/90ABABg/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9Pf49+691737r3Uc/T/AGB/3r2nPx3f+06qv+45+w/4eqj/AOXd/wBlVfzWP/Fq&#10;9qf++xw/vLP35/6dV92P/pRXf/aQnRNs/wDbSfa3+AdW8e8VOjv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Pf49+691737r3Uc/T/AGB/3r2nPx3f+06qv+45+w/4eqj/AOXd&#10;/wBlVfzWP/Fq9qf++xw/vLP35/6dV92P/pRXf/aQnRNs/wDbSfa3+AdW8e8VOjvr3v3Xuve/de69&#10;7917oFvkH/zInuX/AMRP2N/7yOb9iTkv/lfOTv8ApY23/V1OkW4/C32f5D0Uz+Un/wBu4/iT/wCI&#10;moP/AHdZn3Lf3pP+n6+4f/PTD/2i2/Vdv4D/AEo/wdWOe4A6X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0N/j37r3XvfuvdYP+KN/vXtu&#10;P+3uf9r/AIOqD/cc/Z/l6oz/AJU3/ZY384H/AMWrxX/u67b95vfeU/6cL90H/pTbj/1cseiTaf8A&#10;cu4+09Xp+8Jej7r3v3Xuve/de697917osXy9/wCyT/k1/wCK/wDcH/vu8/7FvtX/ANPf5J/6XNj/&#10;ANX4ek+4cJPsP/HT0U/+TD/27M+KH/ho7u/9+hvr3OH32f8AxKb3C/5qWn/drs+mNs+E/YOrTfeM&#10;XS/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R3+Pfuvde9+691g/4o3+9e24/7e5/2v8Ag6oP9xz9n+Xq&#10;jP8AlTf9ljfzgf8AxavFf+7rtv3m995T/pwv3Qf+lNuP/Vyx6JNp/wBy7j7T1en7wl6Puve/de69&#10;7917r3v3XuixfL3/ALJP+TX/AIr/ANwf++7z/sW+1f8A09/kn/pc2P8A1fh6T7hwk+w/8dPRT/5M&#10;P/bsz4of+Gju7/36G+vc4ffZ/wDEpvcL/mpaf92uz6Y2z4T9g6tN94xdL+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f/W3+Pfuvde9+691g/4o3+9e24/7e5/2v8Ag6oP9xz9n+XqjP8A&#10;lTf9ljfzgf8AxavFf+7rtv3m995T/pwv3Qf+lNuP/Vyx6JNp/wBy7j7T1en7wl6Puve/de697917&#10;r3v3XugW+Qf/ADInuX/xE/Y3/vI5v2JOS/8AlfOTv+ljbf8AV1OkW4/C32f5D0Uz+Un/ANu4/iT/&#10;AOImoP8A3dZn3Lf3pP8Ap+vuH/z0w/8AaLb9V2/gP9KP8HVjnuAOl/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X3+Pfuvde9+691g/4o3+9e24/7e5/2v8Ag6oP9xz9n+XqjP8AlTf9ljfzgf8AxavFf+7r&#10;tv3m995T/pwv3Qf+lNuP/Vyx6JNp/wBy7j7T1en7wl6Puve/de697917r3v3XugW+Qf/ADInuX/x&#10;E/Y3/vI5v2JOS/8AlfOTv+ljbf8AV1OkW4/C32f5D0Uz+Un/ANu4/iT/AOImoP8A3dZn3Lf3pP8A&#10;p+vuH/z0w/8AaLb9V2/gP9KP8HVjnuAOl/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T3+Pfuvde9+691g/4o3+9e24/7e5/2v8Ag6oP9xz9&#10;n+XqjP8AlTf9ljfzgf8AxavFf+7rtv3m995T/pwv3Qf+lNuP/Vyx6JNp/wBy7j7T1en7wl6P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W3+Pfuvde9+691Eb9&#10;Z/2H+9D3Vf8AcU/Yf8PWof7W5/2v+DqpT+Xl/wBlQ/zR/wDxZfaX/vvG9lO3f7mP/wA1X/596zV+&#10;8t/05X7pn/Siv/8Aq9a9W7ezjrCvr3v3Xuve/de697917r3v3Xuve/de6qL/AJyX/ZLGzP8AxZXo&#10;L/34lH7L7v8A3Otf+asXWbX3A/8Ap9F3/wBKDc/+rB6x/wA4v/sl3ZX/AIsj8f8A/wB+NSe0W4/7&#10;iQf810/w9M/cC/6e7ef9KPc/+rXVvHs96wr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19/j37r3XvfuvdRG/Wf9h/vQ&#10;91X/AHFP2H/D1qH+1uf9r/g6qU/l5f8AZUP80f8A8WX2l/77xvZTt3+5j/8ANV/+fes1fvLf9OV+&#10;6Z/0or//AKvWvVu3s46wr697917r3v3Xuve/de697917r3v3Xuqi/wCcl/2Sxsz/AMWV6C/9+JR+&#10;y+7/ANzrX/mrF1m19wP/AKfRd/8ASg3P/qwesf8AOL/7Jd2V/wCLI/H/AP8AfjUntFuP+4kH/NdP&#10;8PTP3Av+nu3n/Sj3P/q11bx7PesK+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09/j37r3Xvfu&#10;vde9+691737r3Xvfuvde9+691737r3Xvfuvde9+691737r3VRH849rfFzZhH/eSfQB/2P+kam9k2&#10;8D/GrMf8MTrNf7gv6/vHcs3/AEYtz/lB1bWLeQf0iFz/AMhKT/r/AI9nFrX6WL1I/wAvWEksH6lo&#10;R5Fv8nWDyK4/afV9f7JH9P8AVAe1mkr8a06pNHuifDx/2nXY0r/nVt/sSfyP9T71k/AetwNuR+Nf&#10;+OdOXtL0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VE&#10;/wA5D/slzZn/AIsn0B/78am9ku8f7lWf/NROs1/uC/8AT5Lj/pRbn/1Y6tsX/PD/AFv+iT7OLb/c&#10;OP7P8vWEs/8Aa2v+2/wDqV7t1f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&#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V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0ADEFkb2JlX0NNAAL/7gAOQWRv&#10;YmUAZIAAAAAB/9sAhAAMCAgICQgMCQkMEQsKCxEVDwwMDxUYExMVExMYEQwMDAwMDBEMDAwMDAwM&#10;DAwMDAwMDAwMDAwMDAwMDAwMDAwMAQ0LCw0ODRAODhAUDg4OFBQODg4OFBEMDAwMDBERDAwMDAwM&#10;EQwMDAwMDAwMDAwMDAwMDAwMDAwMDAwMDAwMDAz/wAARCACS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7QAM&#10;QWRvYmVfQ00AAv/uAA5BZG9iZQBkgAAAAAH/2wCEAAwICAgJCAwJCQwRCwoLERUPDAwPFRgTExUT&#10;ExgRDAwMDAwMEQwMDAwMDAwMDAwMDAwMDAwMDAwMDAwMDAwMDAwBDQsLDQ4NEA4OEBQODg4UFA4O&#10;Dg4UEQwMDAwMEREMDAwMDAwRDAwMDAwMDAwMDAwMDAwMDAwMDAwMDAwMDAwMDP/AABEIAJI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4ADkFkb2JlAGRAAAAAAf/bAIQAAQEBAQEBAQEBAQEBAQEB&#10;AQEBAQEBAQEBAQEBAQEBAQEBAQEBAQEBAQEBAQICAgICAgICAgICAwMDAwMDAwMDAwEBAQEBAQEB&#10;AQEBAgIBAgIDAwMDAwMDAwMDAwMDAwMDAwMDAwMDAwMDAwMDAwMDAwMDAwMDAwMDAwMDAwMDAwMD&#10;/8AAEQgCugL+AwERAAIRAQMRAf/dAAQAYP/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H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f49+69173&#10;7r3VAX/Cij/sijqv/wAW46S/91m/fefX93L/AOJDXX/iu7n/ANWk6hb3w/5VuX/mvD/x/q+9fpJ/&#10;yD/xHvnttP8AyT4vtb/D1M8f+5s32D/B1O9r+rde9+691TV/Mn9Py3/lFX/7y53h/vHV2W95b/d+&#10;IPtJ96UD/owWf/V+Y9RhzfWHeuTAwx483+BOrgaph5EP4XV/vIUe8RywtxExPZmv+rPUiSvrtdxo&#10;cfp/4enT3vpX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VRP8AOQ/7Jc2Z/wCLJ9Af+/GpvZLvH+5Vn/zUTrNf7gv/AE+S4/6UW5/9WOrbF/zw&#10;/wBb/ok+zi2/3Dj+z/L1hLP/AGtr/tv8A6le7dX697917r3v3Xuve/de6ju/7Wv8j/o4D+n9Pbqr&#10;36eqWx8Uxt9vVEH82hRH8yf5PhH0/wBmhzJ/9fDoT/X9hfdSWuIR/TH/AB7rOL7sFrT7v33wtJ4b&#10;XtJ/43uXz6vn9iPrCD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wJBH9Lf7H6+7deJCDrgNP4P+9+956r46nqpD+TeHHxX3jaS1vkv36D6RyR2HVgt&#10;/sb/AE9k/L0aJbXJ0/6PL1m39/V4X98rTTa0py/to+I8fplz+fp8urYltpLhNKoeU1atZawvq+q6&#10;b/7H2ZLABdsdVSRX7OHWCsFwi2M5+mooI/Fxz05+79GP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6556;top:46841;width:33712;height:31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8o3CAAAA2wAAAA8AAABkcnMvZG93bnJldi54bWxET01rwkAQvQv+h2WEXkQ35lAkdZU2YCn0&#10;lChab2N2TILZ2ZBdk/Tfdw8Fj4/3vdmNphE9da62rGC1jEAQF1bXXCo4HvaLNQjnkTU2lknBLznY&#10;baeTDSbaDpxRn/tShBB2CSqovG8TKV1RkUG3tC1x4G62M+gD7EqpOxxCuGlkHEWv0mDNoaHCltKK&#10;inv+MArOV15n3x/p/KSLE/480vtndjkq9TIb399AeBr9U/zv/tIK4jA2fAk/QG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TfKNwgAAANsAAAAPAAAAAAAAAAAAAAAAAJ8C&#10;AABkcnMvZG93bnJldi54bWxQSwUGAAAAAAQABAD3AAAAjgMAAAAA&#10;">
                  <v:imagedata r:id="rId19" o:title=""/>
                  <v:path arrowok="t"/>
                </v:shape>
                <v:shape id="Picture 30" o:spid="_x0000_s1028" type="#_x0000_t75" style="position:absolute;left:42787;top:46582;width:33788;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3P37CAAAA2wAAAA8AAABkcnMvZG93bnJldi54bWxET8uKwjAU3Qv+Q7iCG9HUGRGpRpHBETeV&#10;8YXba3NtyzQ3tYna+XuzEGZ5OO/ZojGleFDtCssKhoMIBHFqdcGZguPhuz8B4TyyxtIyKfgjB4t5&#10;uzXDWNsn7+ix95kIIexiVJB7X8VSujQng25gK+LAXW1t0AdYZ1LX+AzhppQfUTSWBgsODTlW9JVT&#10;+ru/GwWX3Xhtb+ckPWU/q2RphtvRJekp1e00yykIT43/F7/dG63gM6wP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9z9+wgAAANsAAAAPAAAAAAAAAAAAAAAAAJ8C&#10;AABkcnMvZG93bnJldi54bWxQSwUGAAAAAAQABAD3AAAAjgMAAAAA&#10;">
                  <v:imagedata r:id="rId20" o:title=""/>
                  <v:path arrowok="t"/>
                </v:shape>
                <v:group id="Group 7" o:spid="_x0000_s1029" style="position:absolute;width:75457;height:42868" coordsize="75457,4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0" type="#_x0000_t75" style="position:absolute;top:431;width:75457;height:42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L+5rBAAAA2gAAAA8AAABkcnMvZG93bnJldi54bWxEj0uLwkAQhO8L+x+GXvC2mSg+s46iwvq4&#10;aZQ9N5k2CWZ6QmZW4793BMFjUVVfUdN5aypxpcaVlhV0oxgEcWZ1ybmC0/H3ewzCeWSNlWVScCcH&#10;89nnxxQTbW98oGvqcxEg7BJUUHhfJ1K6rCCDLrI1cfDOtjHog2xyqRu8BbipZC+Oh9JgyWGhwJpW&#10;BWWX9N8omGwo3ff9TrrBKD8vh/3d3xprpTpf7eIHhKfWv8Ov9lYr6MHzSrg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GL+5rBAAAA2gAAAA8AAAAAAAAAAAAAAAAAnwIA&#10;AGRycy9kb3ducmV2LnhtbFBLBQYAAAAABAAEAPcAAACNAwAAAAA=&#10;">
                    <v:imagedata r:id="rId21" o:title=""/>
                    <v:path arrowok="t"/>
                  </v:shape>
                  <v:shapetype id="_x0000_t202" coordsize="21600,21600" o:spt="202" path="m,l,21600r21600,l21600,xe">
                    <v:stroke joinstyle="miter"/>
                    <v:path gradientshapeok="t" o:connecttype="rect"/>
                  </v:shapetype>
                  <v:shape id="Text Box 2" o:spid="_x0000_s1031" type="#_x0000_t202" style="position:absolute;left:19581;width:30271;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29E61B72" w14:textId="24ECF5EB" w:rsidR="00115617" w:rsidRDefault="00115617" w:rsidP="00C47322">
                          <w:pPr>
                            <w:jc w:val="center"/>
                          </w:pPr>
                          <w:r>
                            <w:t>Nipah Virus N Gene (224nt)</w:t>
                          </w:r>
                        </w:p>
                      </w:txbxContent>
                    </v:textbox>
                  </v:shape>
                </v:group>
                <v:shape id="Text Box 2" o:spid="_x0000_s1032" type="#_x0000_t202" style="position:absolute;left:2587;width:3277;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14:paraId="130DABC9" w14:textId="32C57F01" w:rsidR="00115617" w:rsidRDefault="00115617">
                        <w:r>
                          <w:t>A.</w:t>
                        </w:r>
                      </w:p>
                    </w:txbxContent>
                  </v:textbox>
                </v:shape>
                <v:shape id="Text Box 2" o:spid="_x0000_s1033" type="#_x0000_t202" style="position:absolute;left:6556;top:46841;width:327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6D6FE43F" w14:textId="2B876F46" w:rsidR="00115617" w:rsidRDefault="00115617" w:rsidP="005B20F1">
                        <w:r>
                          <w:t>B.</w:t>
                        </w:r>
                      </w:p>
                    </w:txbxContent>
                  </v:textbox>
                </v:shape>
                <v:shape id="Text Box 2" o:spid="_x0000_s1034" type="#_x0000_t202" style="position:absolute;left:43735;top:46582;width:327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3028B44B" w14:textId="2F96E4B8" w:rsidR="00115617" w:rsidRDefault="00115617" w:rsidP="005B20F1">
                        <w:r>
                          <w:t>C.</w:t>
                        </w:r>
                      </w:p>
                    </w:txbxContent>
                  </v:textbox>
                </v:shape>
              </v:group>
            </w:pict>
          </mc:Fallback>
        </mc:AlternateContent>
      </w:r>
    </w:p>
    <w:p w14:paraId="24191EA8" w14:textId="46CE1881" w:rsidR="0071742E" w:rsidRPr="0071742E" w:rsidRDefault="0071742E" w:rsidP="0071742E"/>
    <w:p w14:paraId="6493D687" w14:textId="62C25997" w:rsidR="008F3B63" w:rsidRDefault="008F3B63" w:rsidP="0071742E">
      <w:pPr>
        <w:rPr>
          <w:b/>
        </w:rPr>
      </w:pPr>
    </w:p>
    <w:p w14:paraId="3D025E9E" w14:textId="77777777" w:rsidR="005B20F1" w:rsidRDefault="005B20F1" w:rsidP="00B83835">
      <w:pPr>
        <w:rPr>
          <w:b/>
        </w:rPr>
      </w:pPr>
    </w:p>
    <w:p w14:paraId="1EF4B1A9" w14:textId="77777777" w:rsidR="005B20F1" w:rsidRDefault="005B20F1" w:rsidP="00B83835">
      <w:pPr>
        <w:rPr>
          <w:b/>
        </w:rPr>
      </w:pPr>
    </w:p>
    <w:p w14:paraId="2C506734" w14:textId="77777777" w:rsidR="005B20F1" w:rsidRDefault="005B20F1" w:rsidP="00B83835">
      <w:pPr>
        <w:rPr>
          <w:b/>
        </w:rPr>
      </w:pPr>
    </w:p>
    <w:p w14:paraId="23940252" w14:textId="77777777" w:rsidR="005B20F1" w:rsidRDefault="005B20F1" w:rsidP="00B83835">
      <w:pPr>
        <w:rPr>
          <w:b/>
        </w:rPr>
      </w:pPr>
    </w:p>
    <w:p w14:paraId="0029C1C2" w14:textId="77777777" w:rsidR="005B20F1" w:rsidRDefault="005B20F1" w:rsidP="00B83835">
      <w:pPr>
        <w:rPr>
          <w:b/>
        </w:rPr>
      </w:pPr>
    </w:p>
    <w:p w14:paraId="5CFAEB45" w14:textId="77777777" w:rsidR="005B20F1" w:rsidRDefault="005B20F1" w:rsidP="00B83835">
      <w:pPr>
        <w:rPr>
          <w:b/>
        </w:rPr>
      </w:pPr>
    </w:p>
    <w:p w14:paraId="21208DF6" w14:textId="77777777" w:rsidR="005B20F1" w:rsidRDefault="005B20F1" w:rsidP="00B83835">
      <w:pPr>
        <w:rPr>
          <w:b/>
        </w:rPr>
      </w:pPr>
    </w:p>
    <w:p w14:paraId="78F2DAB3" w14:textId="77777777" w:rsidR="005B20F1" w:rsidRDefault="005B20F1" w:rsidP="00B83835">
      <w:pPr>
        <w:rPr>
          <w:b/>
        </w:rPr>
      </w:pPr>
    </w:p>
    <w:p w14:paraId="17BCF80C" w14:textId="77777777" w:rsidR="005B20F1" w:rsidRDefault="005B20F1" w:rsidP="00B83835">
      <w:pPr>
        <w:rPr>
          <w:b/>
        </w:rPr>
      </w:pPr>
    </w:p>
    <w:p w14:paraId="478490F1" w14:textId="77777777" w:rsidR="005B20F1" w:rsidRDefault="005B20F1" w:rsidP="00B83835">
      <w:pPr>
        <w:rPr>
          <w:b/>
        </w:rPr>
      </w:pPr>
    </w:p>
    <w:p w14:paraId="43B94A50" w14:textId="77777777" w:rsidR="005B20F1" w:rsidRDefault="005B20F1" w:rsidP="00B83835">
      <w:pPr>
        <w:rPr>
          <w:b/>
        </w:rPr>
      </w:pPr>
    </w:p>
    <w:p w14:paraId="3664B3F5" w14:textId="77777777" w:rsidR="005B20F1" w:rsidRDefault="005B20F1" w:rsidP="00B83835">
      <w:pPr>
        <w:rPr>
          <w:b/>
        </w:rPr>
      </w:pPr>
    </w:p>
    <w:p w14:paraId="50589020" w14:textId="77777777" w:rsidR="005B20F1" w:rsidRDefault="005B20F1" w:rsidP="00B83835">
      <w:pPr>
        <w:rPr>
          <w:b/>
        </w:rPr>
      </w:pPr>
    </w:p>
    <w:p w14:paraId="709DF875" w14:textId="77777777" w:rsidR="005B20F1" w:rsidRDefault="005B20F1" w:rsidP="00B83835">
      <w:pPr>
        <w:rPr>
          <w:b/>
        </w:rPr>
      </w:pPr>
    </w:p>
    <w:p w14:paraId="7751A2BA" w14:textId="77777777" w:rsidR="005B20F1" w:rsidRDefault="005B20F1" w:rsidP="00B83835">
      <w:pPr>
        <w:rPr>
          <w:b/>
        </w:rPr>
      </w:pPr>
    </w:p>
    <w:p w14:paraId="11DCAE16" w14:textId="77777777" w:rsidR="005B20F1" w:rsidRDefault="005B20F1" w:rsidP="00B83835">
      <w:pPr>
        <w:rPr>
          <w:b/>
        </w:rPr>
      </w:pPr>
    </w:p>
    <w:p w14:paraId="5A0F46DA" w14:textId="77777777" w:rsidR="005B20F1" w:rsidRDefault="005B20F1" w:rsidP="00B83835">
      <w:pPr>
        <w:rPr>
          <w:b/>
        </w:rPr>
      </w:pPr>
    </w:p>
    <w:p w14:paraId="171DF044" w14:textId="77777777" w:rsidR="005B20F1" w:rsidRDefault="005B20F1" w:rsidP="00B83835">
      <w:pPr>
        <w:rPr>
          <w:b/>
        </w:rPr>
      </w:pPr>
    </w:p>
    <w:p w14:paraId="729716B9" w14:textId="77777777" w:rsidR="005B20F1" w:rsidRDefault="005B20F1" w:rsidP="00B83835">
      <w:pPr>
        <w:rPr>
          <w:b/>
        </w:rPr>
      </w:pPr>
    </w:p>
    <w:p w14:paraId="294FB5FD" w14:textId="77777777" w:rsidR="005B20F1" w:rsidRDefault="005B20F1" w:rsidP="00B83835">
      <w:pPr>
        <w:rPr>
          <w:b/>
        </w:rPr>
      </w:pPr>
    </w:p>
    <w:p w14:paraId="72056B45" w14:textId="77777777" w:rsidR="005B20F1" w:rsidRDefault="005B20F1" w:rsidP="00B83835">
      <w:pPr>
        <w:rPr>
          <w:b/>
        </w:rPr>
      </w:pPr>
    </w:p>
    <w:p w14:paraId="54F13764" w14:textId="77777777" w:rsidR="005B20F1" w:rsidRDefault="005B20F1" w:rsidP="00B83835">
      <w:pPr>
        <w:rPr>
          <w:b/>
        </w:rPr>
      </w:pPr>
    </w:p>
    <w:p w14:paraId="44E6E4F3" w14:textId="77777777" w:rsidR="005B20F1" w:rsidRDefault="005B20F1" w:rsidP="00B83835">
      <w:pPr>
        <w:rPr>
          <w:b/>
        </w:rPr>
      </w:pPr>
    </w:p>
    <w:p w14:paraId="3785306F" w14:textId="079A5E53" w:rsidR="00B83835" w:rsidRPr="0087329A" w:rsidRDefault="00DA3EF6" w:rsidP="00B83835">
      <w:r w:rsidRPr="00BA2A90">
        <w:rPr>
          <w:b/>
        </w:rPr>
        <w:t>Figure 4</w:t>
      </w:r>
      <w:r w:rsidR="00B83835" w:rsidRPr="00BA2A90">
        <w:rPr>
          <w:b/>
        </w:rPr>
        <w:t xml:space="preserve"> (A-C)</w:t>
      </w:r>
      <w:r w:rsidR="00B83835" w:rsidRPr="00BA2A90">
        <w:t>.</w:t>
      </w:r>
      <w:r w:rsidR="00B83835">
        <w:t xml:space="preserve">  </w:t>
      </w:r>
      <w:r w:rsidR="00B83835">
        <w:rPr>
          <w:b/>
        </w:rPr>
        <w:t xml:space="preserve">Nipah Virus phylogenetic trees: </w:t>
      </w:r>
      <w:r w:rsidR="00C47322">
        <w:t>Clustal W alignments on N (220nt), G (1826 nt) and P</w:t>
      </w:r>
      <w:r w:rsidR="005B20F1">
        <w:t xml:space="preserve"> </w:t>
      </w:r>
      <w:r w:rsidR="001B2BB0">
        <w:t>(2174 nt) gene sequences</w:t>
      </w:r>
      <w:r w:rsidR="00C47322">
        <w:t xml:space="preserve"> done using Geneious 7.1. </w:t>
      </w:r>
      <w:r w:rsidR="00BA2A90">
        <w:t xml:space="preserve">Genbank accession numbers are included in the label for each sequence. </w:t>
      </w:r>
      <w:r w:rsidR="00B83835">
        <w:rPr>
          <w:i/>
        </w:rPr>
        <w:t xml:space="preserve">Pteropus giganteus </w:t>
      </w:r>
      <w:r w:rsidR="00B83835">
        <w:t>sequences from this study are shown in blue.  Human sequences from Bangladesh are shown in green.  Other sequences from bats, pigs and humans in Malaysia, Thailand, and Cambodia are in black</w:t>
      </w:r>
      <w:r w:rsidR="00C47322">
        <w:t xml:space="preserve"> or red</w:t>
      </w:r>
      <w:r w:rsidR="00B83835">
        <w:t xml:space="preserve">. </w:t>
      </w:r>
      <w:r w:rsidR="00B83835" w:rsidRPr="0068412F">
        <w:rPr>
          <w:b/>
        </w:rPr>
        <w:t>A.</w:t>
      </w:r>
      <w:r w:rsidR="00B83835">
        <w:t xml:space="preserve"> N gene sequences from </w:t>
      </w:r>
      <w:r w:rsidR="005B20F1">
        <w:rPr>
          <w:i/>
        </w:rPr>
        <w:t>P.</w:t>
      </w:r>
      <w:r w:rsidR="00B83835">
        <w:rPr>
          <w:i/>
        </w:rPr>
        <w:t xml:space="preserve"> giganteus </w:t>
      </w:r>
      <w:r w:rsidR="00B83835">
        <w:t xml:space="preserve">in Faridpur </w:t>
      </w:r>
      <w:r w:rsidR="001B2BB0">
        <w:t>show stability between 2006 and 2012</w:t>
      </w:r>
      <w:r w:rsidR="00B83835">
        <w:t xml:space="preserve">.  Human sequences and other </w:t>
      </w:r>
      <w:r w:rsidR="00B83835">
        <w:rPr>
          <w:i/>
        </w:rPr>
        <w:t>P. giganteus</w:t>
      </w:r>
      <w:r w:rsidR="00B83835">
        <w:t xml:space="preserve"> sequences obtained from </w:t>
      </w:r>
      <w:r w:rsidR="001B2BB0">
        <w:t xml:space="preserve">different </w:t>
      </w:r>
      <w:r w:rsidR="00B83835">
        <w:t xml:space="preserve">locations </w:t>
      </w:r>
      <w:r w:rsidR="001B2BB0">
        <w:t>over roughly the same period show</w:t>
      </w:r>
      <w:r w:rsidR="00B83835">
        <w:t xml:space="preserve"> more variability.  NiV sequence detected in </w:t>
      </w:r>
      <w:r w:rsidR="00B83835">
        <w:rPr>
          <w:i/>
        </w:rPr>
        <w:t xml:space="preserve">P. giganteus </w:t>
      </w:r>
      <w:r w:rsidR="00B83835">
        <w:t xml:space="preserve">from Comilla (150km east of Faridpur) showed </w:t>
      </w:r>
      <w:r w:rsidR="001B2BB0">
        <w:t>~</w:t>
      </w:r>
      <w:r w:rsidR="00B83835">
        <w:t xml:space="preserve">20% divergence from the Faridpur sequences and </w:t>
      </w:r>
      <w:r w:rsidR="005B20F1">
        <w:t>c</w:t>
      </w:r>
      <w:r w:rsidR="00B83835">
        <w:t xml:space="preserve">lustered within the Malaysia group.  </w:t>
      </w:r>
      <w:r w:rsidR="00B83835" w:rsidRPr="009C6F06">
        <w:rPr>
          <w:b/>
        </w:rPr>
        <w:t>4B</w:t>
      </w:r>
      <w:r w:rsidR="00B83835">
        <w:t xml:space="preserve"> and </w:t>
      </w:r>
      <w:r w:rsidR="00B83835" w:rsidRPr="009C6F06">
        <w:rPr>
          <w:b/>
        </w:rPr>
        <w:t>4C</w:t>
      </w:r>
      <w:r w:rsidR="00B83835">
        <w:t>.  Phylogenetic trees using near</w:t>
      </w:r>
      <w:r w:rsidR="00BA2A90">
        <w:t>ly complete</w:t>
      </w:r>
      <w:r w:rsidR="00B83835">
        <w:t xml:space="preserve"> </w:t>
      </w:r>
      <w:r w:rsidR="00C47322">
        <w:t xml:space="preserve">gene sequences for G </w:t>
      </w:r>
      <w:r w:rsidR="00B83835">
        <w:t xml:space="preserve">and P sequences obtained from individual bat and roost urine samples.  </w:t>
      </w:r>
      <w:r w:rsidR="001013DD">
        <w:t xml:space="preserve">Both gene regions support </w:t>
      </w:r>
      <w:r w:rsidR="00B83835">
        <w:t xml:space="preserve">the </w:t>
      </w:r>
      <w:r w:rsidR="001013DD">
        <w:t xml:space="preserve">phylogenetic </w:t>
      </w:r>
      <w:r w:rsidR="00B83835">
        <w:t xml:space="preserve">relationships observed in the much shorter N gene region.  </w:t>
      </w:r>
    </w:p>
    <w:p w14:paraId="0B9FD40A" w14:textId="77777777" w:rsidR="00B83835" w:rsidRDefault="00B83835" w:rsidP="00B83835"/>
    <w:p w14:paraId="36F3F750" w14:textId="6578DCF6" w:rsidR="0071742E" w:rsidRPr="0071742E" w:rsidRDefault="0071742E" w:rsidP="0071742E"/>
    <w:p w14:paraId="2AB3CCB3" w14:textId="256DB990" w:rsidR="0071742E" w:rsidRPr="0071742E" w:rsidRDefault="0071742E" w:rsidP="0071742E"/>
    <w:p w14:paraId="5F40CC8C" w14:textId="045C94DA" w:rsidR="0021485D" w:rsidRDefault="0021485D">
      <w:pPr>
        <w:spacing w:after="0" w:line="240" w:lineRule="auto"/>
      </w:pPr>
    </w:p>
    <w:p w14:paraId="7BF05310" w14:textId="0951914C" w:rsidR="0071742E" w:rsidRDefault="0071742E" w:rsidP="0071742E">
      <w:pPr>
        <w:tabs>
          <w:tab w:val="left" w:pos="2633"/>
        </w:tabs>
      </w:pPr>
    </w:p>
    <w:p w14:paraId="5A8F52FF" w14:textId="32D9AFE0" w:rsidR="00EB6EB1" w:rsidRDefault="00EB6EB1" w:rsidP="0071742E">
      <w:pPr>
        <w:tabs>
          <w:tab w:val="left" w:pos="2633"/>
        </w:tabs>
      </w:pPr>
    </w:p>
    <w:p w14:paraId="476FF214" w14:textId="6BE78A57" w:rsidR="00EB6EB1" w:rsidRDefault="00EB6EB1" w:rsidP="0071742E">
      <w:pPr>
        <w:tabs>
          <w:tab w:val="left" w:pos="2633"/>
        </w:tabs>
      </w:pPr>
    </w:p>
    <w:p w14:paraId="2CA6C342" w14:textId="25667A2D" w:rsidR="00EB6EB1" w:rsidRDefault="00EB6EB1" w:rsidP="0071742E">
      <w:pPr>
        <w:tabs>
          <w:tab w:val="left" w:pos="2633"/>
        </w:tabs>
      </w:pPr>
    </w:p>
    <w:p w14:paraId="149D743A" w14:textId="00D78450" w:rsidR="00EB6EB1" w:rsidRDefault="00EB6EB1" w:rsidP="0071742E">
      <w:pPr>
        <w:tabs>
          <w:tab w:val="left" w:pos="2633"/>
        </w:tabs>
      </w:pPr>
    </w:p>
    <w:p w14:paraId="77807FDA" w14:textId="6C20BEDE" w:rsidR="00EB6EB1" w:rsidRDefault="00EB6EB1" w:rsidP="0071742E">
      <w:pPr>
        <w:tabs>
          <w:tab w:val="left" w:pos="2633"/>
        </w:tabs>
      </w:pPr>
    </w:p>
    <w:p w14:paraId="17B5C389" w14:textId="5EA9B519" w:rsidR="00EB6EB1" w:rsidRDefault="00EB6EB1" w:rsidP="0071742E">
      <w:pPr>
        <w:tabs>
          <w:tab w:val="left" w:pos="2633"/>
        </w:tabs>
      </w:pPr>
    </w:p>
    <w:p w14:paraId="331B23A1" w14:textId="70E91B24" w:rsidR="00EB6EB1" w:rsidRDefault="005B20F1" w:rsidP="0071742E">
      <w:pPr>
        <w:tabs>
          <w:tab w:val="left" w:pos="2633"/>
        </w:tabs>
      </w:pPr>
      <w:r>
        <w:rPr>
          <w:noProof/>
        </w:rPr>
        <w:lastRenderedPageBreak/>
        <w:drawing>
          <wp:anchor distT="0" distB="0" distL="114300" distR="114300" simplePos="0" relativeHeight="251722752" behindDoc="0" locked="0" layoutInCell="1" allowOverlap="1" wp14:anchorId="1A352C65" wp14:editId="080AB395">
            <wp:simplePos x="0" y="0"/>
            <wp:positionH relativeFrom="column">
              <wp:posOffset>532130</wp:posOffset>
            </wp:positionH>
            <wp:positionV relativeFrom="paragraph">
              <wp:posOffset>97382</wp:posOffset>
            </wp:positionV>
            <wp:extent cx="3810000" cy="4858385"/>
            <wp:effectExtent l="0" t="0" r="0" b="0"/>
            <wp:wrapTight wrapText="bothSides">
              <wp:wrapPolygon edited="0">
                <wp:start x="0" y="0"/>
                <wp:lineTo x="0" y="21512"/>
                <wp:lineTo x="21492" y="21512"/>
                <wp:lineTo x="214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range_map_Fig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0" cy="4858385"/>
                    </a:xfrm>
                    <a:prstGeom prst="rect">
                      <a:avLst/>
                    </a:prstGeom>
                  </pic:spPr>
                </pic:pic>
              </a:graphicData>
            </a:graphic>
            <wp14:sizeRelH relativeFrom="margin">
              <wp14:pctWidth>0</wp14:pctWidth>
            </wp14:sizeRelH>
            <wp14:sizeRelV relativeFrom="margin">
              <wp14:pctHeight>0</wp14:pctHeight>
            </wp14:sizeRelV>
          </wp:anchor>
        </w:drawing>
      </w:r>
    </w:p>
    <w:p w14:paraId="3332AE8E" w14:textId="48C2B6BC" w:rsidR="00EB6EB1" w:rsidRDefault="00EB6EB1" w:rsidP="0071742E">
      <w:pPr>
        <w:tabs>
          <w:tab w:val="left" w:pos="2633"/>
        </w:tabs>
      </w:pPr>
    </w:p>
    <w:p w14:paraId="3A5F59F9" w14:textId="52ED18CB" w:rsidR="00EB6EB1" w:rsidRDefault="00EB6EB1" w:rsidP="0071742E">
      <w:pPr>
        <w:tabs>
          <w:tab w:val="left" w:pos="2633"/>
        </w:tabs>
      </w:pPr>
    </w:p>
    <w:p w14:paraId="770B7DDF" w14:textId="77777777" w:rsidR="00EB6EB1" w:rsidRDefault="00EB6EB1" w:rsidP="0071742E">
      <w:pPr>
        <w:tabs>
          <w:tab w:val="left" w:pos="2633"/>
        </w:tabs>
      </w:pPr>
    </w:p>
    <w:p w14:paraId="0EE8BABE" w14:textId="77777777" w:rsidR="00EB6EB1" w:rsidRDefault="00EB6EB1" w:rsidP="0071742E">
      <w:pPr>
        <w:tabs>
          <w:tab w:val="left" w:pos="2633"/>
        </w:tabs>
      </w:pPr>
    </w:p>
    <w:p w14:paraId="1150BFB4" w14:textId="77777777" w:rsidR="00EB6EB1" w:rsidRDefault="00EB6EB1" w:rsidP="0071742E">
      <w:pPr>
        <w:tabs>
          <w:tab w:val="left" w:pos="2633"/>
        </w:tabs>
      </w:pPr>
    </w:p>
    <w:p w14:paraId="61D7041A" w14:textId="77777777" w:rsidR="00EB6EB1" w:rsidRDefault="00EB6EB1" w:rsidP="0071742E">
      <w:pPr>
        <w:tabs>
          <w:tab w:val="left" w:pos="2633"/>
        </w:tabs>
      </w:pPr>
    </w:p>
    <w:p w14:paraId="10C53DA1" w14:textId="77777777" w:rsidR="00EB6EB1" w:rsidRDefault="00EB6EB1" w:rsidP="0071742E">
      <w:pPr>
        <w:tabs>
          <w:tab w:val="left" w:pos="2633"/>
        </w:tabs>
      </w:pPr>
    </w:p>
    <w:p w14:paraId="79D9F757" w14:textId="77777777" w:rsidR="00EB6EB1" w:rsidRDefault="00EB6EB1" w:rsidP="0071742E">
      <w:pPr>
        <w:tabs>
          <w:tab w:val="left" w:pos="2633"/>
        </w:tabs>
      </w:pPr>
    </w:p>
    <w:p w14:paraId="39F2CB1A" w14:textId="77777777" w:rsidR="00EB6EB1" w:rsidRDefault="00EB6EB1" w:rsidP="0071742E">
      <w:pPr>
        <w:tabs>
          <w:tab w:val="left" w:pos="2633"/>
        </w:tabs>
      </w:pPr>
    </w:p>
    <w:p w14:paraId="3F9B84F3" w14:textId="77777777" w:rsidR="005B20F1" w:rsidRDefault="005B20F1" w:rsidP="0071742E">
      <w:pPr>
        <w:tabs>
          <w:tab w:val="left" w:pos="2633"/>
        </w:tabs>
        <w:rPr>
          <w:b/>
        </w:rPr>
      </w:pPr>
    </w:p>
    <w:p w14:paraId="4C484587" w14:textId="77777777" w:rsidR="005B20F1" w:rsidRDefault="005B20F1" w:rsidP="0071742E">
      <w:pPr>
        <w:tabs>
          <w:tab w:val="left" w:pos="2633"/>
        </w:tabs>
        <w:rPr>
          <w:b/>
        </w:rPr>
      </w:pPr>
    </w:p>
    <w:p w14:paraId="0BA0316D" w14:textId="77777777" w:rsidR="005B20F1" w:rsidRDefault="005B20F1" w:rsidP="0071742E">
      <w:pPr>
        <w:tabs>
          <w:tab w:val="left" w:pos="2633"/>
        </w:tabs>
        <w:rPr>
          <w:b/>
        </w:rPr>
      </w:pPr>
    </w:p>
    <w:p w14:paraId="1B94CCDC" w14:textId="77777777" w:rsidR="005B20F1" w:rsidRDefault="005B20F1" w:rsidP="0071742E">
      <w:pPr>
        <w:tabs>
          <w:tab w:val="left" w:pos="2633"/>
        </w:tabs>
        <w:rPr>
          <w:b/>
        </w:rPr>
      </w:pPr>
    </w:p>
    <w:p w14:paraId="3683D87B" w14:textId="77777777" w:rsidR="005B20F1" w:rsidRDefault="005B20F1" w:rsidP="0071742E">
      <w:pPr>
        <w:tabs>
          <w:tab w:val="left" w:pos="2633"/>
        </w:tabs>
        <w:rPr>
          <w:b/>
        </w:rPr>
      </w:pPr>
    </w:p>
    <w:p w14:paraId="7B14C83D" w14:textId="77777777" w:rsidR="005B20F1" w:rsidRDefault="005B20F1" w:rsidP="0071742E">
      <w:pPr>
        <w:tabs>
          <w:tab w:val="left" w:pos="2633"/>
        </w:tabs>
        <w:rPr>
          <w:b/>
        </w:rPr>
      </w:pPr>
    </w:p>
    <w:p w14:paraId="32668015" w14:textId="0ED7669F" w:rsidR="00EB6EB1" w:rsidRPr="00725528" w:rsidRDefault="00FD61A6" w:rsidP="0071742E">
      <w:pPr>
        <w:tabs>
          <w:tab w:val="left" w:pos="2633"/>
        </w:tabs>
      </w:pPr>
      <w:r w:rsidRPr="00F82273">
        <w:rPr>
          <w:b/>
        </w:rPr>
        <w:t>Figure 5.</w:t>
      </w:r>
      <w:r>
        <w:t xml:space="preserve">  Satellite telemetry and homerange.  Location data from satellite collars placed on 11 bats from Faridpur and 3 bats from Cox’s Bazaar, Chittagong</w:t>
      </w:r>
      <w:r w:rsidR="00725528">
        <w:t xml:space="preserve"> collected between 2009 and 2011</w:t>
      </w:r>
      <w:r>
        <w:t xml:space="preserve">, </w:t>
      </w:r>
      <w:r w:rsidR="00725528">
        <w:t xml:space="preserve">were used to calculate local and long-range movement patterns and home range for these two groups.  </w:t>
      </w:r>
      <w:r w:rsidR="00725528">
        <w:rPr>
          <w:i/>
        </w:rPr>
        <w:t xml:space="preserve">P giganteus </w:t>
      </w:r>
      <w:r w:rsidR="00725528">
        <w:t xml:space="preserve">spent the majority of time within </w:t>
      </w:r>
      <w:r w:rsidR="00194EA9">
        <w:t>a 10</w:t>
      </w:r>
      <w:r w:rsidR="00725528">
        <w:t>km</w:t>
      </w:r>
      <w:r w:rsidR="00194EA9">
        <w:t xml:space="preserve"> radius of its roost in Faridpur and 7</w:t>
      </w:r>
      <w:r w:rsidR="00725528">
        <w:t>km</w:t>
      </w:r>
      <w:r w:rsidR="00725528">
        <w:rPr>
          <w:vertAlign w:val="superscript"/>
        </w:rPr>
        <w:t xml:space="preserve"> </w:t>
      </w:r>
      <w:r w:rsidR="00725528">
        <w:t xml:space="preserve">in </w:t>
      </w:r>
      <w:r w:rsidR="00194EA9">
        <w:t>Cox’s Bazaar</w:t>
      </w:r>
      <w:r w:rsidR="00725528">
        <w:t xml:space="preserve">.  Homerange analysis suggests that the probability of migration between colonies in Faridpur and Comilla is low, which could explain the highly divergent strain of Nipah virus detected in Comilla compared to the strains found in Faridpur. </w:t>
      </w:r>
    </w:p>
    <w:p w14:paraId="214C8517" w14:textId="77777777" w:rsidR="00EB6EB1" w:rsidRDefault="00EB6EB1" w:rsidP="0071742E">
      <w:pPr>
        <w:tabs>
          <w:tab w:val="left" w:pos="2633"/>
        </w:tabs>
      </w:pPr>
    </w:p>
    <w:p w14:paraId="36293FE5" w14:textId="77777777" w:rsidR="00EB6EB1" w:rsidRDefault="00EB6EB1" w:rsidP="0071742E">
      <w:pPr>
        <w:tabs>
          <w:tab w:val="left" w:pos="2633"/>
        </w:tabs>
      </w:pPr>
    </w:p>
    <w:p w14:paraId="7C49469F" w14:textId="19E80298" w:rsidR="008C0806" w:rsidRDefault="008C0806" w:rsidP="0071742E">
      <w:pPr>
        <w:tabs>
          <w:tab w:val="left" w:pos="2633"/>
        </w:tabs>
      </w:pPr>
      <w:r>
        <w:br w:type="page"/>
      </w:r>
    </w:p>
    <w:p w14:paraId="0C551171" w14:textId="77777777" w:rsidR="008C0806" w:rsidRDefault="008C0806">
      <w:pPr>
        <w:spacing w:after="0" w:line="240" w:lineRule="auto"/>
        <w:sectPr w:rsidR="008C0806" w:rsidSect="008C0806">
          <w:pgSz w:w="12240" w:h="15840"/>
          <w:pgMar w:top="1440" w:right="1440" w:bottom="1440" w:left="1440" w:header="720" w:footer="720" w:gutter="0"/>
          <w:cols w:space="720"/>
          <w:docGrid w:linePitch="360"/>
        </w:sectPr>
      </w:pPr>
    </w:p>
    <w:p w14:paraId="61632425" w14:textId="3BC08A8C" w:rsidR="00CE2B6E" w:rsidRDefault="008C0806">
      <w:pPr>
        <w:spacing w:after="0" w:line="240" w:lineRule="auto"/>
      </w:pPr>
      <w:r w:rsidRPr="008C0806">
        <w:lastRenderedPageBreak/>
        <w:t xml:space="preserve"> </w:t>
      </w:r>
      <w:r w:rsidRPr="00F82273">
        <w:rPr>
          <w:b/>
        </w:rPr>
        <w:t>Table 1</w:t>
      </w:r>
      <w:r>
        <w:t xml:space="preserve">.  PCR detection of Nipah virus RNA in </w:t>
      </w:r>
      <w:r>
        <w:rPr>
          <w:i/>
        </w:rPr>
        <w:t xml:space="preserve">Pteropus giganteus </w:t>
      </w:r>
      <w:r w:rsidR="00CE2B6E">
        <w:t>2006-2012.</w:t>
      </w:r>
      <w:r w:rsidRPr="008C0806">
        <w:t xml:space="preserve"> </w:t>
      </w:r>
      <w:r w:rsidR="00DA2CF1" w:rsidRPr="00DA2CF1">
        <w:rPr>
          <w:noProof/>
        </w:rPr>
        <w:drawing>
          <wp:inline distT="0" distB="0" distL="0" distR="0" wp14:anchorId="648FE83C" wp14:editId="2D0BFAA6">
            <wp:extent cx="8488392" cy="524848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30055" cy="5274248"/>
                    </a:xfrm>
                    <a:prstGeom prst="rect">
                      <a:avLst/>
                    </a:prstGeom>
                    <a:noFill/>
                    <a:ln>
                      <a:noFill/>
                    </a:ln>
                  </pic:spPr>
                </pic:pic>
              </a:graphicData>
            </a:graphic>
          </wp:inline>
        </w:drawing>
      </w:r>
    </w:p>
    <w:p w14:paraId="538C42C1" w14:textId="77777777" w:rsidR="005B20F1" w:rsidRDefault="00CE2B6E">
      <w:pPr>
        <w:spacing w:after="0" w:line="240" w:lineRule="auto"/>
      </w:pPr>
      <w:r w:rsidRPr="00CE2B6E">
        <w:t>*NiV RNA was detected in three pooled throat s</w:t>
      </w:r>
      <w:r>
        <w:t xml:space="preserve">amples, confirmed by sequencing, although </w:t>
      </w:r>
      <w:r w:rsidRPr="00CE2B6E">
        <w:t>confirmation could not be made when individual samples were tested.  These data re not used in prevalence estimates.</w:t>
      </w:r>
      <w:r w:rsidR="005B20F1">
        <w:t xml:space="preserve">   </w:t>
      </w:r>
    </w:p>
    <w:p w14:paraId="3B3AF0AC" w14:textId="46E9C306" w:rsidR="0021485D" w:rsidRDefault="00CE2B6E">
      <w:pPr>
        <w:spacing w:after="0" w:line="240" w:lineRule="auto"/>
      </w:pPr>
      <w:r w:rsidRPr="00CE2B6E">
        <w:rPr>
          <w:rFonts w:ascii="Symbol" w:hAnsi="Symbol"/>
          <w:vertAlign w:val="superscript"/>
        </w:rPr>
        <w:t></w:t>
      </w:r>
      <w:r w:rsidRPr="00CE2B6E">
        <w:t xml:space="preserve">  </w:t>
      </w:r>
      <w:r>
        <w:t>D</w:t>
      </w:r>
      <w:r w:rsidRPr="00CE2B6E">
        <w:t>etection by qPCR, Ct ranges 20-38</w:t>
      </w:r>
      <w:r>
        <w:t>.</w:t>
      </w:r>
      <w:r w:rsidRPr="00CE2B6E">
        <w:t xml:space="preserve"> </w:t>
      </w:r>
      <w:r w:rsidR="0021485D">
        <w:br w:type="page"/>
      </w:r>
    </w:p>
    <w:p w14:paraId="058D6820" w14:textId="77777777" w:rsidR="008C0806" w:rsidRDefault="008C0806" w:rsidP="0071742E">
      <w:pPr>
        <w:tabs>
          <w:tab w:val="left" w:pos="2633"/>
        </w:tabs>
        <w:sectPr w:rsidR="008C0806" w:rsidSect="008C0806">
          <w:pgSz w:w="15840" w:h="12240" w:orient="landscape"/>
          <w:pgMar w:top="1440" w:right="1440" w:bottom="1440" w:left="1440" w:header="720" w:footer="720" w:gutter="0"/>
          <w:cols w:space="720"/>
          <w:docGrid w:linePitch="360"/>
        </w:sectPr>
      </w:pPr>
    </w:p>
    <w:p w14:paraId="13C2E743" w14:textId="528C0B26" w:rsidR="005D3431" w:rsidRDefault="005D3431" w:rsidP="0071742E">
      <w:pPr>
        <w:tabs>
          <w:tab w:val="left" w:pos="2633"/>
        </w:tabs>
      </w:pPr>
      <w:r>
        <w:lastRenderedPageBreak/>
        <w:t xml:space="preserve">Table 2. Recaptured bats and Nipah Virus IgG sero-status from the Faridpur population </w:t>
      </w:r>
    </w:p>
    <w:p w14:paraId="2D74877D" w14:textId="5C875FD8" w:rsidR="005D3431" w:rsidRDefault="00EC3A77" w:rsidP="0071742E">
      <w:pPr>
        <w:tabs>
          <w:tab w:val="left" w:pos="2633"/>
        </w:tabs>
      </w:pPr>
      <w:r w:rsidRPr="00EC3A77">
        <w:rPr>
          <w:noProof/>
        </w:rPr>
        <w:drawing>
          <wp:inline distT="0" distB="0" distL="0" distR="0" wp14:anchorId="2F39B814" wp14:editId="329D0B34">
            <wp:extent cx="8229600" cy="376415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3764158"/>
                    </a:xfrm>
                    <a:prstGeom prst="rect">
                      <a:avLst/>
                    </a:prstGeom>
                    <a:noFill/>
                    <a:ln>
                      <a:noFill/>
                    </a:ln>
                  </pic:spPr>
                </pic:pic>
              </a:graphicData>
            </a:graphic>
          </wp:inline>
        </w:drawing>
      </w:r>
    </w:p>
    <w:p w14:paraId="72A1AE28" w14:textId="77777777" w:rsidR="00F27452" w:rsidRDefault="00F27452" w:rsidP="00F27452">
      <w:pPr>
        <w:tabs>
          <w:tab w:val="left" w:pos="2633"/>
        </w:tabs>
      </w:pPr>
      <w:r>
        <w:t>Location Codes:  Location codes: Jhiltuli</w:t>
      </w:r>
      <w:r>
        <w:tab/>
        <w:t>(JH); Jiltuli Roost 2 (JH2); Shuvarampur (SH); RamnagarMC (RM); Tepakhola (TP); Ramnagar Roost JCS (RM_JCS); Ramnagar JCS 1 (RM_JCS1); Ramnagar JCS 02</w:t>
      </w:r>
      <w:r>
        <w:tab/>
        <w:t>(RM_JCS2); Tambukhana R2 (TB2); Domrakhandi (DM); Khaderdi (KD); Ramkrishnagar (RK); Tepakhola Master Colony (</w:t>
      </w:r>
      <w:r>
        <w:tab/>
        <w:t>TPMC).  Status Change:  C = seroconversion, N = No Change, R = sero-reversion.</w:t>
      </w:r>
    </w:p>
    <w:p w14:paraId="6A7E8247" w14:textId="5504C0E9" w:rsidR="005D3431" w:rsidRDefault="005D3431" w:rsidP="0071742E">
      <w:pPr>
        <w:tabs>
          <w:tab w:val="left" w:pos="2633"/>
        </w:tabs>
      </w:pPr>
    </w:p>
    <w:p w14:paraId="1258BCA8" w14:textId="03AEDA37" w:rsidR="005D3431" w:rsidRDefault="005D3431" w:rsidP="0071742E">
      <w:pPr>
        <w:tabs>
          <w:tab w:val="left" w:pos="2633"/>
        </w:tabs>
      </w:pPr>
    </w:p>
    <w:p w14:paraId="714A2ADB" w14:textId="0D9753FD" w:rsidR="005D3431" w:rsidRDefault="005D3431" w:rsidP="0071742E">
      <w:pPr>
        <w:tabs>
          <w:tab w:val="left" w:pos="2633"/>
        </w:tabs>
      </w:pPr>
    </w:p>
    <w:p w14:paraId="455B0BBE" w14:textId="34144352" w:rsidR="005D3431" w:rsidRDefault="005D3431" w:rsidP="0071742E">
      <w:pPr>
        <w:tabs>
          <w:tab w:val="left" w:pos="2633"/>
        </w:tabs>
      </w:pPr>
    </w:p>
    <w:p w14:paraId="6DEF0777" w14:textId="2A0F9A8D" w:rsidR="0071742E" w:rsidRDefault="0071742E" w:rsidP="0071742E">
      <w:pPr>
        <w:tabs>
          <w:tab w:val="left" w:pos="2633"/>
        </w:tabs>
      </w:pPr>
    </w:p>
    <w:p w14:paraId="4DC3A707" w14:textId="00F06080" w:rsidR="00EC3A77" w:rsidRDefault="00EC3A77" w:rsidP="0071742E">
      <w:pPr>
        <w:tabs>
          <w:tab w:val="left" w:pos="2633"/>
        </w:tabs>
      </w:pPr>
    </w:p>
    <w:p w14:paraId="4DC15770" w14:textId="02160870" w:rsidR="00EC3A77" w:rsidRDefault="00EC3A77" w:rsidP="00EC3A77">
      <w:pPr>
        <w:tabs>
          <w:tab w:val="left" w:pos="2633"/>
        </w:tabs>
      </w:pPr>
      <w:r>
        <w:t xml:space="preserve">Table 2 (cont…). Recaptured bats and Nipah Virus IgG sero-status from the Faridpur population </w:t>
      </w:r>
    </w:p>
    <w:p w14:paraId="525092F0" w14:textId="3238E812" w:rsidR="00EC3A77" w:rsidRDefault="00EC3A77" w:rsidP="0071742E">
      <w:pPr>
        <w:tabs>
          <w:tab w:val="left" w:pos="2633"/>
        </w:tabs>
      </w:pPr>
      <w:r w:rsidRPr="00EC3A77">
        <w:rPr>
          <w:noProof/>
        </w:rPr>
        <w:drawing>
          <wp:anchor distT="0" distB="0" distL="114300" distR="114300" simplePos="0" relativeHeight="251723776" behindDoc="1" locked="0" layoutInCell="1" allowOverlap="1" wp14:anchorId="540821A8" wp14:editId="47882A08">
            <wp:simplePos x="0" y="0"/>
            <wp:positionH relativeFrom="column">
              <wp:posOffset>635</wp:posOffset>
            </wp:positionH>
            <wp:positionV relativeFrom="paragraph">
              <wp:posOffset>129540</wp:posOffset>
            </wp:positionV>
            <wp:extent cx="8229600" cy="3128645"/>
            <wp:effectExtent l="0" t="0" r="0" b="0"/>
            <wp:wrapTight wrapText="bothSides">
              <wp:wrapPolygon edited="0">
                <wp:start x="0" y="0"/>
                <wp:lineTo x="0" y="8417"/>
                <wp:lineTo x="1300" y="8417"/>
                <wp:lineTo x="0" y="8680"/>
                <wp:lineTo x="0" y="21438"/>
                <wp:lineTo x="19650" y="21438"/>
                <wp:lineTo x="21550" y="20649"/>
                <wp:lineTo x="21550" y="20386"/>
                <wp:lineTo x="19650" y="18939"/>
                <wp:lineTo x="21550" y="18939"/>
                <wp:lineTo x="21550" y="16966"/>
                <wp:lineTo x="19650" y="16835"/>
                <wp:lineTo x="21550" y="16309"/>
                <wp:lineTo x="21550" y="16177"/>
                <wp:lineTo x="20700" y="14730"/>
                <wp:lineTo x="21550" y="14599"/>
                <wp:lineTo x="21550" y="12626"/>
                <wp:lineTo x="19650" y="12626"/>
                <wp:lineTo x="21550" y="11179"/>
                <wp:lineTo x="21550" y="10916"/>
                <wp:lineTo x="19650" y="10522"/>
                <wp:lineTo x="21550" y="9469"/>
                <wp:lineTo x="21550" y="9206"/>
                <wp:lineTo x="19650" y="8417"/>
                <wp:lineTo x="21550" y="6839"/>
                <wp:lineTo x="21550" y="6576"/>
                <wp:lineTo x="19650" y="6313"/>
                <wp:lineTo x="21550" y="5129"/>
                <wp:lineTo x="21550" y="4866"/>
                <wp:lineTo x="19650" y="4209"/>
                <wp:lineTo x="21550" y="3683"/>
                <wp:lineTo x="21550" y="3156"/>
                <wp:lineTo x="19650" y="2104"/>
                <wp:lineTo x="21550" y="1710"/>
                <wp:lineTo x="21550" y="658"/>
                <wp:lineTo x="196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128645"/>
                    </a:xfrm>
                    <a:prstGeom prst="rect">
                      <a:avLst/>
                    </a:prstGeom>
                    <a:noFill/>
                    <a:ln>
                      <a:noFill/>
                    </a:ln>
                  </pic:spPr>
                </pic:pic>
              </a:graphicData>
            </a:graphic>
          </wp:anchor>
        </w:drawing>
      </w:r>
    </w:p>
    <w:p w14:paraId="7821DE9F" w14:textId="77777777" w:rsidR="00EC3A77" w:rsidRDefault="00EC3A77" w:rsidP="0071742E">
      <w:pPr>
        <w:tabs>
          <w:tab w:val="left" w:pos="2633"/>
        </w:tabs>
      </w:pPr>
    </w:p>
    <w:p w14:paraId="0075CA7F" w14:textId="763ACC4F" w:rsidR="004B746C" w:rsidRDefault="005D3431" w:rsidP="0071742E">
      <w:pPr>
        <w:tabs>
          <w:tab w:val="left" w:pos="2633"/>
        </w:tabs>
      </w:pPr>
      <w:r>
        <w:t>Location Codes:  Location codes: Jhiltuli</w:t>
      </w:r>
      <w:r>
        <w:tab/>
        <w:t>(JH); Jiltuli Roost 2 (JH2); Shuvarampur</w:t>
      </w:r>
      <w:r w:rsidR="00C737C0">
        <w:t xml:space="preserve"> (</w:t>
      </w:r>
      <w:r>
        <w:t>SH</w:t>
      </w:r>
      <w:r w:rsidR="00C737C0">
        <w:t xml:space="preserve">); </w:t>
      </w:r>
      <w:r>
        <w:t>RamnagarMC</w:t>
      </w:r>
      <w:r w:rsidR="00C737C0">
        <w:t xml:space="preserve"> (</w:t>
      </w:r>
      <w:r>
        <w:t>RM</w:t>
      </w:r>
      <w:r w:rsidR="00C737C0">
        <w:t xml:space="preserve">); </w:t>
      </w:r>
      <w:r>
        <w:t>Tepakhola</w:t>
      </w:r>
      <w:r w:rsidR="00C737C0">
        <w:t xml:space="preserve"> (</w:t>
      </w:r>
      <w:r>
        <w:t>TP</w:t>
      </w:r>
      <w:r w:rsidR="00C737C0">
        <w:t xml:space="preserve">); </w:t>
      </w:r>
      <w:r>
        <w:t>Ramnagar Roost JCS</w:t>
      </w:r>
      <w:r w:rsidR="00C737C0">
        <w:t xml:space="preserve"> (</w:t>
      </w:r>
      <w:r>
        <w:t>RM_JCS</w:t>
      </w:r>
      <w:r w:rsidR="00C737C0">
        <w:t xml:space="preserve">); </w:t>
      </w:r>
      <w:r>
        <w:t>Ramnagar JCS 1</w:t>
      </w:r>
      <w:r w:rsidR="00C737C0">
        <w:t xml:space="preserve"> (</w:t>
      </w:r>
      <w:r>
        <w:t>RM_JCS1</w:t>
      </w:r>
      <w:r w:rsidR="00C737C0">
        <w:t xml:space="preserve">); </w:t>
      </w:r>
      <w:r>
        <w:t>Ramnagar JCS 02</w:t>
      </w:r>
      <w:r>
        <w:tab/>
      </w:r>
      <w:r w:rsidR="00C737C0">
        <w:t>(</w:t>
      </w:r>
      <w:r>
        <w:t>RM_JCS2</w:t>
      </w:r>
      <w:r w:rsidR="00C737C0">
        <w:t xml:space="preserve">); </w:t>
      </w:r>
      <w:r>
        <w:t>Tambukhana R2</w:t>
      </w:r>
      <w:r w:rsidR="00C737C0">
        <w:t xml:space="preserve"> (</w:t>
      </w:r>
      <w:r>
        <w:t>TB2</w:t>
      </w:r>
      <w:r w:rsidR="00C737C0">
        <w:t xml:space="preserve">); </w:t>
      </w:r>
      <w:r>
        <w:t>Domrakhandi</w:t>
      </w:r>
      <w:r w:rsidR="00C737C0">
        <w:t xml:space="preserve"> (</w:t>
      </w:r>
      <w:r>
        <w:t>DM</w:t>
      </w:r>
      <w:r w:rsidR="00C737C0">
        <w:t xml:space="preserve">); </w:t>
      </w:r>
      <w:r>
        <w:t>Khaderdi</w:t>
      </w:r>
      <w:r w:rsidR="00C737C0">
        <w:t xml:space="preserve"> (</w:t>
      </w:r>
      <w:r>
        <w:t>KD</w:t>
      </w:r>
      <w:r w:rsidR="00C737C0">
        <w:t xml:space="preserve">); </w:t>
      </w:r>
      <w:r>
        <w:t>Ramkrishnagar</w:t>
      </w:r>
      <w:r w:rsidR="00C737C0">
        <w:t xml:space="preserve"> (</w:t>
      </w:r>
      <w:r>
        <w:t>RK</w:t>
      </w:r>
      <w:r w:rsidR="00C737C0">
        <w:t xml:space="preserve">); </w:t>
      </w:r>
      <w:r>
        <w:t>Tepakhola M</w:t>
      </w:r>
      <w:r w:rsidR="00823FCB">
        <w:t>a</w:t>
      </w:r>
      <w:r>
        <w:t>ster Colony</w:t>
      </w:r>
      <w:r w:rsidR="00C737C0">
        <w:t xml:space="preserve"> (</w:t>
      </w:r>
      <w:r>
        <w:tab/>
        <w:t>TPMC</w:t>
      </w:r>
      <w:r w:rsidR="00C737C0">
        <w:t>).  Status Change:  C = seroconversion, N = No Change, R = sero-reversion.</w:t>
      </w:r>
    </w:p>
    <w:p w14:paraId="48BCE424" w14:textId="37624214" w:rsidR="004B746C" w:rsidRDefault="004B746C" w:rsidP="004B746C">
      <w:pPr>
        <w:tabs>
          <w:tab w:val="left" w:pos="2633"/>
        </w:tabs>
      </w:pPr>
      <w:r>
        <w:tab/>
      </w:r>
      <w:r>
        <w:br w:type="page"/>
      </w:r>
    </w:p>
    <w:p w14:paraId="4F8DBAE7" w14:textId="269649CB" w:rsidR="006A40EA" w:rsidRDefault="004B746C" w:rsidP="004B746C">
      <w:pPr>
        <w:tabs>
          <w:tab w:val="left" w:pos="2633"/>
        </w:tabs>
      </w:pPr>
      <w:r>
        <w:lastRenderedPageBreak/>
        <w:t xml:space="preserve">Supplemental </w:t>
      </w:r>
      <w:r w:rsidR="009727AF">
        <w:t>data/</w:t>
      </w:r>
      <w:r>
        <w:t>figures:</w:t>
      </w:r>
    </w:p>
    <w:p w14:paraId="6657A163" w14:textId="77777777" w:rsidR="004B746C" w:rsidRDefault="004B746C" w:rsidP="004B746C">
      <w:pPr>
        <w:tabs>
          <w:tab w:val="left" w:pos="2633"/>
        </w:tabs>
      </w:pPr>
    </w:p>
    <w:p w14:paraId="3EFDC88E" w14:textId="0E08CDEE" w:rsidR="004B746C" w:rsidRDefault="007A7E38" w:rsidP="004B746C">
      <w:pPr>
        <w:tabs>
          <w:tab w:val="left" w:pos="2633"/>
        </w:tabs>
      </w:pPr>
      <w:r>
        <w:t xml:space="preserve">1) </w:t>
      </w:r>
      <w:r w:rsidR="004B746C">
        <w:t xml:space="preserve">Telemetry:  Google Earth map showing all </w:t>
      </w:r>
      <w:r w:rsidR="009727AF">
        <w:t xml:space="preserve">bat </w:t>
      </w:r>
      <w:r w:rsidR="004B746C">
        <w:t>data points</w:t>
      </w:r>
      <w:r w:rsidR="009727AF">
        <w:t xml:space="preserve"> used in analysis</w:t>
      </w:r>
    </w:p>
    <w:p w14:paraId="63DCD2C7" w14:textId="718D0E15" w:rsidR="00E84F60" w:rsidRDefault="00E84F60" w:rsidP="004B746C">
      <w:pPr>
        <w:tabs>
          <w:tab w:val="left" w:pos="2633"/>
        </w:tabs>
      </w:pPr>
      <w:r>
        <w:t>2) image of collar on bat</w:t>
      </w:r>
      <w:bookmarkStart w:id="87" w:name="_GoBack"/>
      <w:bookmarkEnd w:id="87"/>
    </w:p>
    <w:p w14:paraId="118AB83B" w14:textId="61779EDB" w:rsidR="00DF4EA0" w:rsidRDefault="007A7E38" w:rsidP="004B746C">
      <w:pPr>
        <w:tabs>
          <w:tab w:val="left" w:pos="2633"/>
        </w:tabs>
      </w:pPr>
      <w:r>
        <w:t xml:space="preserve">2) </w:t>
      </w:r>
      <w:r w:rsidR="00DF4EA0">
        <w:t>Table of data points used for homerange calculations</w:t>
      </w:r>
    </w:p>
    <w:p w14:paraId="5EAE375D" w14:textId="45162747" w:rsidR="00DF4EA0" w:rsidRDefault="007A7E38" w:rsidP="004B746C">
      <w:pPr>
        <w:tabs>
          <w:tab w:val="left" w:pos="2633"/>
        </w:tabs>
      </w:pPr>
      <w:r>
        <w:t xml:space="preserve">3) </w:t>
      </w:r>
      <w:r w:rsidR="00DF4EA0">
        <w:t>SIR model code</w:t>
      </w:r>
    </w:p>
    <w:p w14:paraId="615E1A1B" w14:textId="055F99A7" w:rsidR="009727AF" w:rsidRDefault="009727AF" w:rsidP="004B746C">
      <w:pPr>
        <w:tabs>
          <w:tab w:val="left" w:pos="2633"/>
        </w:tabs>
      </w:pPr>
      <w:r>
        <w:t>4) SIR parameters</w:t>
      </w:r>
    </w:p>
    <w:p w14:paraId="6CB538D0" w14:textId="508C4EDB" w:rsidR="00DF4EA0" w:rsidRDefault="009727AF" w:rsidP="004B746C">
      <w:pPr>
        <w:tabs>
          <w:tab w:val="left" w:pos="2633"/>
        </w:tabs>
      </w:pPr>
      <w:r>
        <w:t>5</w:t>
      </w:r>
      <w:r w:rsidR="007A7E38">
        <w:t xml:space="preserve">) GLM models </w:t>
      </w:r>
      <w:r>
        <w:t xml:space="preserve"> / definition of factors</w:t>
      </w:r>
    </w:p>
    <w:p w14:paraId="02648744" w14:textId="77777777" w:rsidR="009727AF" w:rsidRDefault="009727AF" w:rsidP="004B746C">
      <w:pPr>
        <w:tabs>
          <w:tab w:val="left" w:pos="2633"/>
        </w:tabs>
      </w:pPr>
    </w:p>
    <w:sectPr w:rsidR="009727AF" w:rsidSect="00823FCB">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n Epstein" w:date="2015-03-16T02:10:00Z" w:initials="Jeps">
    <w:p w14:paraId="567A7DC2" w14:textId="4DCF86A8" w:rsidR="00115617" w:rsidRDefault="00115617">
      <w:pPr>
        <w:pStyle w:val="CommentText"/>
      </w:pPr>
      <w:r>
        <w:t xml:space="preserve">Discussion </w:t>
      </w:r>
      <w:r>
        <w:rPr>
          <w:rStyle w:val="CommentReference"/>
        </w:rPr>
        <w:annotationRef/>
      </w:r>
      <w:r>
        <w:t>Cite Hendra Dynamics Field et al 2011 where they also found year-round shedding</w:t>
      </w:r>
    </w:p>
  </w:comment>
  <w:comment w:id="1" w:author="Jon Epstein" w:date="2015-12-07T09:48:00Z" w:initials="Jeps">
    <w:p w14:paraId="24E3D785" w14:textId="6B1B6B88" w:rsidR="00115617" w:rsidRDefault="00115617">
      <w:pPr>
        <w:pStyle w:val="CommentText"/>
      </w:pPr>
      <w:r>
        <w:rPr>
          <w:rStyle w:val="CommentReference"/>
        </w:rPr>
        <w:annotationRef/>
      </w:r>
      <w:r>
        <w:t>Calculate avg foraging radius &amp; compare to vampyrus and Acerodon.</w:t>
      </w:r>
    </w:p>
  </w:comment>
  <w:comment w:id="4" w:author="Jon Epstein" w:date="2015-03-10T14:48:00Z" w:initials="Jeps">
    <w:p w14:paraId="6B43E5EC" w14:textId="0AB1F019" w:rsidR="00115617" w:rsidRDefault="00115617">
      <w:pPr>
        <w:pStyle w:val="CommentText"/>
      </w:pPr>
      <w:r>
        <w:rPr>
          <w:rStyle w:val="CommentReference"/>
        </w:rPr>
        <w:annotationRef/>
      </w:r>
      <w:r>
        <w:t>Simon, please insert ref</w:t>
      </w:r>
    </w:p>
  </w:comment>
  <w:comment w:id="5" w:author="Jon Epstein" w:date="2015-03-19T17:43:00Z" w:initials="Jeps">
    <w:p w14:paraId="4B09CCE5" w14:textId="4FF64BCD" w:rsidR="00115617" w:rsidRDefault="00115617">
      <w:pPr>
        <w:pStyle w:val="CommentText"/>
      </w:pPr>
      <w:r>
        <w:rPr>
          <w:rStyle w:val="CommentReference"/>
        </w:rPr>
        <w:annotationRef/>
      </w:r>
      <w:r>
        <w:t>Check details</w:t>
      </w:r>
    </w:p>
  </w:comment>
  <w:comment w:id="6" w:author="Jon Epstein" w:date="2015-03-07T14:31:00Z" w:initials="Jeps">
    <w:p w14:paraId="78E445E1" w14:textId="4EC4D574" w:rsidR="00115617" w:rsidRDefault="00115617">
      <w:pPr>
        <w:pStyle w:val="CommentText"/>
      </w:pPr>
      <w:r>
        <w:rPr>
          <w:rStyle w:val="CommentReference"/>
        </w:rPr>
        <w:annotationRef/>
      </w:r>
      <w:r>
        <w:t>Marm to complete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7A7DC2" w15:done="0"/>
  <w15:commentEx w15:paraId="24E3D785" w15:done="0"/>
  <w15:commentEx w15:paraId="6B43E5EC" w15:done="0"/>
  <w15:commentEx w15:paraId="4B09CCE5" w15:done="0"/>
  <w15:commentEx w15:paraId="78E445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27A52" w14:textId="77777777" w:rsidR="000A45AD" w:rsidRDefault="000A45AD" w:rsidP="00F47F4B">
      <w:pPr>
        <w:spacing w:after="0" w:line="240" w:lineRule="auto"/>
      </w:pPr>
      <w:r>
        <w:separator/>
      </w:r>
    </w:p>
  </w:endnote>
  <w:endnote w:type="continuationSeparator" w:id="0">
    <w:p w14:paraId="265FB475" w14:textId="77777777" w:rsidR="000A45AD" w:rsidRDefault="000A45AD" w:rsidP="00F47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AA824" w14:textId="77777777" w:rsidR="000A45AD" w:rsidRDefault="000A45AD" w:rsidP="00F47F4B">
      <w:pPr>
        <w:spacing w:after="0" w:line="240" w:lineRule="auto"/>
      </w:pPr>
      <w:r>
        <w:separator/>
      </w:r>
    </w:p>
  </w:footnote>
  <w:footnote w:type="continuationSeparator" w:id="0">
    <w:p w14:paraId="7303F474" w14:textId="77777777" w:rsidR="000A45AD" w:rsidRDefault="000A45AD" w:rsidP="00F47F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8E5BF5"/>
    <w:multiLevelType w:val="hybridMultilevel"/>
    <w:tmpl w:val="FECEA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Epstein">
    <w15:presenceInfo w15:providerId="None" w15:userId="Jon Ep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F52C050B-28F1-470D-9A82-4DD952836B12}"/>
    <w:docVar w:name="dgnword-eventsink" w:val="127193656"/>
    <w:docVar w:name="EN.InstantFormat" w:val="&lt;ENInstantFormat&gt;&lt;Enabled&gt;1&lt;/Enabled&gt;&lt;ScanUnformatted&gt;1&lt;/ScanUnformatted&gt;&lt;ScanChanges&gt;1&lt;/ScanChanges&gt;&lt;Suspended&gt;0&lt;/Suspended&gt;&lt;/ENInstantFormat&gt;"/>
    <w:docVar w:name="EN.Layout" w:val="&lt;ENLayout&gt;&lt;Style&gt;PNAS mo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5fzsd95fdtz2ieptdrpa90ysad0vtrxzfwr&quot;&gt;Bat viruses&lt;record-ids&gt;&lt;item&gt;51&lt;/item&gt;&lt;item&gt;97&lt;/item&gt;&lt;item&gt;122&lt;/item&gt;&lt;item&gt;127&lt;/item&gt;&lt;item&gt;130&lt;/item&gt;&lt;item&gt;150&lt;/item&gt;&lt;item&gt;174&lt;/item&gt;&lt;item&gt;188&lt;/item&gt;&lt;item&gt;190&lt;/item&gt;&lt;item&gt;191&lt;/item&gt;&lt;item&gt;206&lt;/item&gt;&lt;item&gt;211&lt;/item&gt;&lt;item&gt;216&lt;/item&gt;&lt;item&gt;255&lt;/item&gt;&lt;item&gt;267&lt;/item&gt;&lt;item&gt;272&lt;/item&gt;&lt;item&gt;287&lt;/item&gt;&lt;item&gt;294&lt;/item&gt;&lt;item&gt;311&lt;/item&gt;&lt;item&gt;325&lt;/item&gt;&lt;item&gt;332&lt;/item&gt;&lt;item&gt;384&lt;/item&gt;&lt;item&gt;386&lt;/item&gt;&lt;item&gt;387&lt;/item&gt;&lt;item&gt;427&lt;/item&gt;&lt;item&gt;462&lt;/item&gt;&lt;item&gt;481&lt;/item&gt;&lt;item&gt;488&lt;/item&gt;&lt;item&gt;505&lt;/item&gt;&lt;item&gt;515&lt;/item&gt;&lt;item&gt;519&lt;/item&gt;&lt;item&gt;525&lt;/item&gt;&lt;item&gt;546&lt;/item&gt;&lt;item&gt;559&lt;/item&gt;&lt;item&gt;562&lt;/item&gt;&lt;item&gt;579&lt;/item&gt;&lt;item&gt;586&lt;/item&gt;&lt;item&gt;618&lt;/item&gt;&lt;item&gt;642&lt;/item&gt;&lt;item&gt;643&lt;/item&gt;&lt;item&gt;896&lt;/item&gt;&lt;item&gt;900&lt;/item&gt;&lt;item&gt;910&lt;/item&gt;&lt;item&gt;952&lt;/item&gt;&lt;item&gt;1107&lt;/item&gt;&lt;item&gt;1126&lt;/item&gt;&lt;item&gt;1231&lt;/item&gt;&lt;item&gt;1237&lt;/item&gt;&lt;item&gt;1301&lt;/item&gt;&lt;item&gt;1303&lt;/item&gt;&lt;item&gt;1374&lt;/item&gt;&lt;item&gt;1382&lt;/item&gt;&lt;item&gt;1400&lt;/item&gt;&lt;item&gt;1415&lt;/item&gt;&lt;item&gt;1416&lt;/item&gt;&lt;item&gt;1421&lt;/item&gt;&lt;item&gt;1441&lt;/item&gt;&lt;item&gt;1442&lt;/item&gt;&lt;item&gt;1463&lt;/item&gt;&lt;item&gt;1464&lt;/item&gt;&lt;item&gt;1468&lt;/item&gt;&lt;item&gt;1538&lt;/item&gt;&lt;item&gt;1543&lt;/item&gt;&lt;item&gt;1544&lt;/item&gt;&lt;/record-ids&gt;&lt;/item&gt;&lt;/Libraries&gt;"/>
  </w:docVars>
  <w:rsids>
    <w:rsidRoot w:val="005862FA"/>
    <w:rsid w:val="00002D90"/>
    <w:rsid w:val="000038DE"/>
    <w:rsid w:val="00005A07"/>
    <w:rsid w:val="00005DBF"/>
    <w:rsid w:val="00006DA7"/>
    <w:rsid w:val="000074B1"/>
    <w:rsid w:val="000078B4"/>
    <w:rsid w:val="000103E8"/>
    <w:rsid w:val="0001098C"/>
    <w:rsid w:val="00013793"/>
    <w:rsid w:val="000207AA"/>
    <w:rsid w:val="000207DE"/>
    <w:rsid w:val="00023D19"/>
    <w:rsid w:val="00026D55"/>
    <w:rsid w:val="000300D3"/>
    <w:rsid w:val="00030C4C"/>
    <w:rsid w:val="00032C32"/>
    <w:rsid w:val="00034C2B"/>
    <w:rsid w:val="0003602A"/>
    <w:rsid w:val="00036A19"/>
    <w:rsid w:val="00040C7F"/>
    <w:rsid w:val="00040EBA"/>
    <w:rsid w:val="000449B8"/>
    <w:rsid w:val="0004533E"/>
    <w:rsid w:val="00046B60"/>
    <w:rsid w:val="00047369"/>
    <w:rsid w:val="00047E3B"/>
    <w:rsid w:val="00053BFB"/>
    <w:rsid w:val="00062D0D"/>
    <w:rsid w:val="00064A5A"/>
    <w:rsid w:val="000720AE"/>
    <w:rsid w:val="00075939"/>
    <w:rsid w:val="00080EFD"/>
    <w:rsid w:val="0008504F"/>
    <w:rsid w:val="00085083"/>
    <w:rsid w:val="00086298"/>
    <w:rsid w:val="000862C0"/>
    <w:rsid w:val="00090090"/>
    <w:rsid w:val="00091042"/>
    <w:rsid w:val="00091C58"/>
    <w:rsid w:val="000A45AD"/>
    <w:rsid w:val="000A5B50"/>
    <w:rsid w:val="000A63F5"/>
    <w:rsid w:val="000A69A0"/>
    <w:rsid w:val="000A73AE"/>
    <w:rsid w:val="000B3F3A"/>
    <w:rsid w:val="000B4162"/>
    <w:rsid w:val="000B4C18"/>
    <w:rsid w:val="000C2B8D"/>
    <w:rsid w:val="000C3FEA"/>
    <w:rsid w:val="000C5069"/>
    <w:rsid w:val="000C7BF3"/>
    <w:rsid w:val="000D2606"/>
    <w:rsid w:val="000D3303"/>
    <w:rsid w:val="000D553F"/>
    <w:rsid w:val="000E0313"/>
    <w:rsid w:val="000E2D71"/>
    <w:rsid w:val="000E3927"/>
    <w:rsid w:val="000F0126"/>
    <w:rsid w:val="000F1762"/>
    <w:rsid w:val="000F50F9"/>
    <w:rsid w:val="00100E52"/>
    <w:rsid w:val="001013DD"/>
    <w:rsid w:val="00103DDB"/>
    <w:rsid w:val="001113B4"/>
    <w:rsid w:val="00112454"/>
    <w:rsid w:val="0011295B"/>
    <w:rsid w:val="00115617"/>
    <w:rsid w:val="00125631"/>
    <w:rsid w:val="00126478"/>
    <w:rsid w:val="001302C5"/>
    <w:rsid w:val="00131856"/>
    <w:rsid w:val="00132657"/>
    <w:rsid w:val="00133612"/>
    <w:rsid w:val="001337EA"/>
    <w:rsid w:val="00133AB7"/>
    <w:rsid w:val="00142347"/>
    <w:rsid w:val="00143B3C"/>
    <w:rsid w:val="001449F1"/>
    <w:rsid w:val="00144CB5"/>
    <w:rsid w:val="00147644"/>
    <w:rsid w:val="001511E8"/>
    <w:rsid w:val="00152EBA"/>
    <w:rsid w:val="0015353B"/>
    <w:rsid w:val="001547B5"/>
    <w:rsid w:val="00160B0E"/>
    <w:rsid w:val="001629F3"/>
    <w:rsid w:val="00164EAC"/>
    <w:rsid w:val="001672F3"/>
    <w:rsid w:val="001711FC"/>
    <w:rsid w:val="001735D4"/>
    <w:rsid w:val="001737E8"/>
    <w:rsid w:val="00173A8B"/>
    <w:rsid w:val="00185CFB"/>
    <w:rsid w:val="00186679"/>
    <w:rsid w:val="00187D7C"/>
    <w:rsid w:val="00190EE8"/>
    <w:rsid w:val="00192A76"/>
    <w:rsid w:val="00194C80"/>
    <w:rsid w:val="00194EA9"/>
    <w:rsid w:val="001963FB"/>
    <w:rsid w:val="001A1804"/>
    <w:rsid w:val="001B2BB0"/>
    <w:rsid w:val="001B7577"/>
    <w:rsid w:val="001C0498"/>
    <w:rsid w:val="001C0826"/>
    <w:rsid w:val="001C3FF4"/>
    <w:rsid w:val="001C55D5"/>
    <w:rsid w:val="001C6E9C"/>
    <w:rsid w:val="001D1D57"/>
    <w:rsid w:val="001D2283"/>
    <w:rsid w:val="001D4820"/>
    <w:rsid w:val="001D55DD"/>
    <w:rsid w:val="001D5E5E"/>
    <w:rsid w:val="001E2724"/>
    <w:rsid w:val="001E2B07"/>
    <w:rsid w:val="001E39D2"/>
    <w:rsid w:val="001E4AB8"/>
    <w:rsid w:val="001E4E87"/>
    <w:rsid w:val="001E7904"/>
    <w:rsid w:val="001F7DD8"/>
    <w:rsid w:val="00200456"/>
    <w:rsid w:val="00203A5D"/>
    <w:rsid w:val="002116CC"/>
    <w:rsid w:val="0021485D"/>
    <w:rsid w:val="00220B94"/>
    <w:rsid w:val="0022125F"/>
    <w:rsid w:val="00221B36"/>
    <w:rsid w:val="00222DBE"/>
    <w:rsid w:val="00225EB2"/>
    <w:rsid w:val="0023090C"/>
    <w:rsid w:val="00230DD3"/>
    <w:rsid w:val="00233DB6"/>
    <w:rsid w:val="00236684"/>
    <w:rsid w:val="00250CBD"/>
    <w:rsid w:val="00251825"/>
    <w:rsid w:val="0025208A"/>
    <w:rsid w:val="002535FA"/>
    <w:rsid w:val="0026025F"/>
    <w:rsid w:val="002621A6"/>
    <w:rsid w:val="00271DEC"/>
    <w:rsid w:val="00273BBF"/>
    <w:rsid w:val="00281161"/>
    <w:rsid w:val="00281BAE"/>
    <w:rsid w:val="00283B2E"/>
    <w:rsid w:val="00286B29"/>
    <w:rsid w:val="00291B85"/>
    <w:rsid w:val="00294494"/>
    <w:rsid w:val="00296285"/>
    <w:rsid w:val="002A0608"/>
    <w:rsid w:val="002A0CC8"/>
    <w:rsid w:val="002A10A6"/>
    <w:rsid w:val="002A23FE"/>
    <w:rsid w:val="002A299E"/>
    <w:rsid w:val="002A2D9E"/>
    <w:rsid w:val="002A6242"/>
    <w:rsid w:val="002B0007"/>
    <w:rsid w:val="002B069F"/>
    <w:rsid w:val="002B0713"/>
    <w:rsid w:val="002B0E18"/>
    <w:rsid w:val="002B32AD"/>
    <w:rsid w:val="002B3FAC"/>
    <w:rsid w:val="002B443B"/>
    <w:rsid w:val="002B795A"/>
    <w:rsid w:val="002C1B08"/>
    <w:rsid w:val="002C4612"/>
    <w:rsid w:val="002C65CA"/>
    <w:rsid w:val="002C7F3F"/>
    <w:rsid w:val="002D2D95"/>
    <w:rsid w:val="002D2E66"/>
    <w:rsid w:val="002D34C8"/>
    <w:rsid w:val="002D50EC"/>
    <w:rsid w:val="002D6E09"/>
    <w:rsid w:val="002D7E26"/>
    <w:rsid w:val="002E3598"/>
    <w:rsid w:val="002F1B6A"/>
    <w:rsid w:val="002F1FD2"/>
    <w:rsid w:val="002F3E40"/>
    <w:rsid w:val="002F5ECB"/>
    <w:rsid w:val="002F67ED"/>
    <w:rsid w:val="0030217C"/>
    <w:rsid w:val="003029C6"/>
    <w:rsid w:val="003030F6"/>
    <w:rsid w:val="0030588B"/>
    <w:rsid w:val="0033141C"/>
    <w:rsid w:val="00334136"/>
    <w:rsid w:val="0033609E"/>
    <w:rsid w:val="00340D83"/>
    <w:rsid w:val="00342994"/>
    <w:rsid w:val="00350A57"/>
    <w:rsid w:val="00350C54"/>
    <w:rsid w:val="003537F6"/>
    <w:rsid w:val="00355474"/>
    <w:rsid w:val="003564E0"/>
    <w:rsid w:val="00362CC9"/>
    <w:rsid w:val="00362F0A"/>
    <w:rsid w:val="00366F65"/>
    <w:rsid w:val="00373372"/>
    <w:rsid w:val="0037468B"/>
    <w:rsid w:val="00375595"/>
    <w:rsid w:val="003815D9"/>
    <w:rsid w:val="003901B2"/>
    <w:rsid w:val="00390475"/>
    <w:rsid w:val="003920A8"/>
    <w:rsid w:val="00393480"/>
    <w:rsid w:val="00393F7F"/>
    <w:rsid w:val="00395135"/>
    <w:rsid w:val="00396A12"/>
    <w:rsid w:val="00397E4E"/>
    <w:rsid w:val="003A48FD"/>
    <w:rsid w:val="003A5C89"/>
    <w:rsid w:val="003B0D87"/>
    <w:rsid w:val="003B10F4"/>
    <w:rsid w:val="003B1973"/>
    <w:rsid w:val="003B4230"/>
    <w:rsid w:val="003B4EFB"/>
    <w:rsid w:val="003B6574"/>
    <w:rsid w:val="003C07DA"/>
    <w:rsid w:val="003C1CF9"/>
    <w:rsid w:val="003D064E"/>
    <w:rsid w:val="003D339D"/>
    <w:rsid w:val="003D5086"/>
    <w:rsid w:val="003D54F7"/>
    <w:rsid w:val="003E61CB"/>
    <w:rsid w:val="003F2682"/>
    <w:rsid w:val="003F39AC"/>
    <w:rsid w:val="003F6939"/>
    <w:rsid w:val="003F78C4"/>
    <w:rsid w:val="00400266"/>
    <w:rsid w:val="00401D89"/>
    <w:rsid w:val="00410A65"/>
    <w:rsid w:val="00414849"/>
    <w:rsid w:val="00416D78"/>
    <w:rsid w:val="00417471"/>
    <w:rsid w:val="004206FB"/>
    <w:rsid w:val="00421A9C"/>
    <w:rsid w:val="00422178"/>
    <w:rsid w:val="0042243D"/>
    <w:rsid w:val="004225DC"/>
    <w:rsid w:val="0042352D"/>
    <w:rsid w:val="00425823"/>
    <w:rsid w:val="004372C5"/>
    <w:rsid w:val="0044543F"/>
    <w:rsid w:val="00446BF9"/>
    <w:rsid w:val="00450125"/>
    <w:rsid w:val="004530B7"/>
    <w:rsid w:val="00454529"/>
    <w:rsid w:val="00457B41"/>
    <w:rsid w:val="0046193C"/>
    <w:rsid w:val="00461AE7"/>
    <w:rsid w:val="00462F3A"/>
    <w:rsid w:val="00465D18"/>
    <w:rsid w:val="00466C63"/>
    <w:rsid w:val="004713C9"/>
    <w:rsid w:val="00471F1A"/>
    <w:rsid w:val="004727C8"/>
    <w:rsid w:val="00474C3E"/>
    <w:rsid w:val="00477D04"/>
    <w:rsid w:val="00477D86"/>
    <w:rsid w:val="00483722"/>
    <w:rsid w:val="00483D03"/>
    <w:rsid w:val="0049568B"/>
    <w:rsid w:val="004A127F"/>
    <w:rsid w:val="004A1706"/>
    <w:rsid w:val="004A1BA9"/>
    <w:rsid w:val="004A1F97"/>
    <w:rsid w:val="004A738A"/>
    <w:rsid w:val="004A7596"/>
    <w:rsid w:val="004B53DF"/>
    <w:rsid w:val="004B5B87"/>
    <w:rsid w:val="004B5BBB"/>
    <w:rsid w:val="004B746C"/>
    <w:rsid w:val="004B76BF"/>
    <w:rsid w:val="004C14AC"/>
    <w:rsid w:val="004C6095"/>
    <w:rsid w:val="004C62BA"/>
    <w:rsid w:val="004C79B0"/>
    <w:rsid w:val="004D125C"/>
    <w:rsid w:val="004D323D"/>
    <w:rsid w:val="004D3C5E"/>
    <w:rsid w:val="004D593B"/>
    <w:rsid w:val="004D5E11"/>
    <w:rsid w:val="004E04D5"/>
    <w:rsid w:val="004E1D11"/>
    <w:rsid w:val="004E2186"/>
    <w:rsid w:val="004E287C"/>
    <w:rsid w:val="004E4F04"/>
    <w:rsid w:val="004F009C"/>
    <w:rsid w:val="004F1617"/>
    <w:rsid w:val="004F5E2B"/>
    <w:rsid w:val="004F67F6"/>
    <w:rsid w:val="00503A43"/>
    <w:rsid w:val="00505527"/>
    <w:rsid w:val="00510ACD"/>
    <w:rsid w:val="0051467C"/>
    <w:rsid w:val="005156B3"/>
    <w:rsid w:val="005178CE"/>
    <w:rsid w:val="00522801"/>
    <w:rsid w:val="00522DB4"/>
    <w:rsid w:val="0052450A"/>
    <w:rsid w:val="00532F85"/>
    <w:rsid w:val="0054405F"/>
    <w:rsid w:val="00544D9A"/>
    <w:rsid w:val="00552A1F"/>
    <w:rsid w:val="0055495E"/>
    <w:rsid w:val="0055734D"/>
    <w:rsid w:val="0056019A"/>
    <w:rsid w:val="00562548"/>
    <w:rsid w:val="00563738"/>
    <w:rsid w:val="00565553"/>
    <w:rsid w:val="005679C2"/>
    <w:rsid w:val="005718BE"/>
    <w:rsid w:val="00572338"/>
    <w:rsid w:val="0057445C"/>
    <w:rsid w:val="00574C8F"/>
    <w:rsid w:val="0058239D"/>
    <w:rsid w:val="00583074"/>
    <w:rsid w:val="00583151"/>
    <w:rsid w:val="00583208"/>
    <w:rsid w:val="005862FA"/>
    <w:rsid w:val="00586D18"/>
    <w:rsid w:val="005911C1"/>
    <w:rsid w:val="00591B5D"/>
    <w:rsid w:val="00593866"/>
    <w:rsid w:val="0059432E"/>
    <w:rsid w:val="005943E4"/>
    <w:rsid w:val="0059577C"/>
    <w:rsid w:val="005A3826"/>
    <w:rsid w:val="005A5C20"/>
    <w:rsid w:val="005B10D7"/>
    <w:rsid w:val="005B20F1"/>
    <w:rsid w:val="005B2895"/>
    <w:rsid w:val="005B5E9F"/>
    <w:rsid w:val="005B7B6B"/>
    <w:rsid w:val="005C0547"/>
    <w:rsid w:val="005C181C"/>
    <w:rsid w:val="005C36CC"/>
    <w:rsid w:val="005C4DF7"/>
    <w:rsid w:val="005D3431"/>
    <w:rsid w:val="005D4D06"/>
    <w:rsid w:val="005D7EAF"/>
    <w:rsid w:val="005E3832"/>
    <w:rsid w:val="005E44F4"/>
    <w:rsid w:val="005F2A71"/>
    <w:rsid w:val="005F3722"/>
    <w:rsid w:val="005F6083"/>
    <w:rsid w:val="005F70C4"/>
    <w:rsid w:val="005F7501"/>
    <w:rsid w:val="006016FB"/>
    <w:rsid w:val="006033F6"/>
    <w:rsid w:val="00603688"/>
    <w:rsid w:val="00613DBD"/>
    <w:rsid w:val="00615AA1"/>
    <w:rsid w:val="006215E1"/>
    <w:rsid w:val="00622529"/>
    <w:rsid w:val="00627B5D"/>
    <w:rsid w:val="00627EB3"/>
    <w:rsid w:val="0063045B"/>
    <w:rsid w:val="006325BD"/>
    <w:rsid w:val="006334D3"/>
    <w:rsid w:val="00636378"/>
    <w:rsid w:val="006366AB"/>
    <w:rsid w:val="00642631"/>
    <w:rsid w:val="0064367B"/>
    <w:rsid w:val="00643B33"/>
    <w:rsid w:val="00644D65"/>
    <w:rsid w:val="00645465"/>
    <w:rsid w:val="006554DE"/>
    <w:rsid w:val="00657692"/>
    <w:rsid w:val="006643AF"/>
    <w:rsid w:val="0067290E"/>
    <w:rsid w:val="00675AEC"/>
    <w:rsid w:val="00677578"/>
    <w:rsid w:val="006824D4"/>
    <w:rsid w:val="006872FD"/>
    <w:rsid w:val="006905B0"/>
    <w:rsid w:val="00690E25"/>
    <w:rsid w:val="00693DC8"/>
    <w:rsid w:val="00697FFA"/>
    <w:rsid w:val="006A2F68"/>
    <w:rsid w:val="006A40EA"/>
    <w:rsid w:val="006A514C"/>
    <w:rsid w:val="006B0F42"/>
    <w:rsid w:val="006B2148"/>
    <w:rsid w:val="006B405B"/>
    <w:rsid w:val="006B5DFA"/>
    <w:rsid w:val="006C09D6"/>
    <w:rsid w:val="006C0D58"/>
    <w:rsid w:val="006C59C6"/>
    <w:rsid w:val="006D07C4"/>
    <w:rsid w:val="006D703F"/>
    <w:rsid w:val="006D71F6"/>
    <w:rsid w:val="006D782C"/>
    <w:rsid w:val="006E674F"/>
    <w:rsid w:val="006E7041"/>
    <w:rsid w:val="006E7C55"/>
    <w:rsid w:val="006F02CB"/>
    <w:rsid w:val="006F2521"/>
    <w:rsid w:val="006F64F5"/>
    <w:rsid w:val="006F6901"/>
    <w:rsid w:val="006F6C89"/>
    <w:rsid w:val="006F6DC9"/>
    <w:rsid w:val="007000ED"/>
    <w:rsid w:val="007018D0"/>
    <w:rsid w:val="00705876"/>
    <w:rsid w:val="00707589"/>
    <w:rsid w:val="0071063A"/>
    <w:rsid w:val="00715318"/>
    <w:rsid w:val="00717332"/>
    <w:rsid w:val="0071742E"/>
    <w:rsid w:val="00722ED9"/>
    <w:rsid w:val="00725528"/>
    <w:rsid w:val="00727D8F"/>
    <w:rsid w:val="0073223B"/>
    <w:rsid w:val="00732655"/>
    <w:rsid w:val="007330F2"/>
    <w:rsid w:val="00737522"/>
    <w:rsid w:val="0073752B"/>
    <w:rsid w:val="00743C66"/>
    <w:rsid w:val="007449D3"/>
    <w:rsid w:val="00745F1E"/>
    <w:rsid w:val="00751C16"/>
    <w:rsid w:val="00751DE2"/>
    <w:rsid w:val="00757198"/>
    <w:rsid w:val="00760A5B"/>
    <w:rsid w:val="007624DB"/>
    <w:rsid w:val="00764C4C"/>
    <w:rsid w:val="007662E5"/>
    <w:rsid w:val="00766F0F"/>
    <w:rsid w:val="007711DF"/>
    <w:rsid w:val="007747F8"/>
    <w:rsid w:val="00780609"/>
    <w:rsid w:val="00781053"/>
    <w:rsid w:val="00781382"/>
    <w:rsid w:val="00782066"/>
    <w:rsid w:val="007919B6"/>
    <w:rsid w:val="00795425"/>
    <w:rsid w:val="007A0263"/>
    <w:rsid w:val="007A02E0"/>
    <w:rsid w:val="007A2AB8"/>
    <w:rsid w:val="007A49CC"/>
    <w:rsid w:val="007A74FD"/>
    <w:rsid w:val="007A7CB5"/>
    <w:rsid w:val="007A7E38"/>
    <w:rsid w:val="007B1853"/>
    <w:rsid w:val="007B4CF9"/>
    <w:rsid w:val="007C2E20"/>
    <w:rsid w:val="007C4E8A"/>
    <w:rsid w:val="007C758B"/>
    <w:rsid w:val="007D26E0"/>
    <w:rsid w:val="007E077E"/>
    <w:rsid w:val="007F27B6"/>
    <w:rsid w:val="007F49B4"/>
    <w:rsid w:val="007F74BC"/>
    <w:rsid w:val="00802336"/>
    <w:rsid w:val="00803D47"/>
    <w:rsid w:val="0080752E"/>
    <w:rsid w:val="00811276"/>
    <w:rsid w:val="0081188F"/>
    <w:rsid w:val="0081203B"/>
    <w:rsid w:val="00815432"/>
    <w:rsid w:val="008230CF"/>
    <w:rsid w:val="00823FCB"/>
    <w:rsid w:val="008264D3"/>
    <w:rsid w:val="008304FB"/>
    <w:rsid w:val="00832168"/>
    <w:rsid w:val="008327CC"/>
    <w:rsid w:val="008331AA"/>
    <w:rsid w:val="00834A9A"/>
    <w:rsid w:val="008351D2"/>
    <w:rsid w:val="008408C3"/>
    <w:rsid w:val="00840E18"/>
    <w:rsid w:val="0084157A"/>
    <w:rsid w:val="00846D3A"/>
    <w:rsid w:val="008471DF"/>
    <w:rsid w:val="00847BB6"/>
    <w:rsid w:val="008510DC"/>
    <w:rsid w:val="00851DB3"/>
    <w:rsid w:val="00855019"/>
    <w:rsid w:val="00860909"/>
    <w:rsid w:val="00860E31"/>
    <w:rsid w:val="00863132"/>
    <w:rsid w:val="00863E55"/>
    <w:rsid w:val="00865929"/>
    <w:rsid w:val="00872F9B"/>
    <w:rsid w:val="0087329A"/>
    <w:rsid w:val="00874A05"/>
    <w:rsid w:val="008832A9"/>
    <w:rsid w:val="00885FFC"/>
    <w:rsid w:val="00890B7D"/>
    <w:rsid w:val="0089284A"/>
    <w:rsid w:val="008A3603"/>
    <w:rsid w:val="008A3EB0"/>
    <w:rsid w:val="008A47CA"/>
    <w:rsid w:val="008B23BF"/>
    <w:rsid w:val="008B4070"/>
    <w:rsid w:val="008C0806"/>
    <w:rsid w:val="008C559A"/>
    <w:rsid w:val="008C60C9"/>
    <w:rsid w:val="008C7259"/>
    <w:rsid w:val="008C7C70"/>
    <w:rsid w:val="008D1963"/>
    <w:rsid w:val="008D1E80"/>
    <w:rsid w:val="008D3F09"/>
    <w:rsid w:val="008D6BAB"/>
    <w:rsid w:val="008E06F2"/>
    <w:rsid w:val="008E0B90"/>
    <w:rsid w:val="008E2176"/>
    <w:rsid w:val="008E611B"/>
    <w:rsid w:val="008F096B"/>
    <w:rsid w:val="008F0A2D"/>
    <w:rsid w:val="008F23E0"/>
    <w:rsid w:val="008F2415"/>
    <w:rsid w:val="008F3555"/>
    <w:rsid w:val="008F3B63"/>
    <w:rsid w:val="008F55F9"/>
    <w:rsid w:val="008F6158"/>
    <w:rsid w:val="008F623D"/>
    <w:rsid w:val="008F702D"/>
    <w:rsid w:val="009026AC"/>
    <w:rsid w:val="00902C94"/>
    <w:rsid w:val="00903649"/>
    <w:rsid w:val="00903EE6"/>
    <w:rsid w:val="00907F3E"/>
    <w:rsid w:val="0091503F"/>
    <w:rsid w:val="00916C04"/>
    <w:rsid w:val="00921041"/>
    <w:rsid w:val="0092392A"/>
    <w:rsid w:val="009261E9"/>
    <w:rsid w:val="00926CF4"/>
    <w:rsid w:val="00932455"/>
    <w:rsid w:val="00933740"/>
    <w:rsid w:val="009344B0"/>
    <w:rsid w:val="0094435E"/>
    <w:rsid w:val="00945E5B"/>
    <w:rsid w:val="00950B32"/>
    <w:rsid w:val="009524A8"/>
    <w:rsid w:val="009545CC"/>
    <w:rsid w:val="00954BF2"/>
    <w:rsid w:val="00955368"/>
    <w:rsid w:val="0095589A"/>
    <w:rsid w:val="009613B9"/>
    <w:rsid w:val="00962E01"/>
    <w:rsid w:val="00966841"/>
    <w:rsid w:val="00970334"/>
    <w:rsid w:val="009713BA"/>
    <w:rsid w:val="0097203D"/>
    <w:rsid w:val="009727AF"/>
    <w:rsid w:val="00975B32"/>
    <w:rsid w:val="00982538"/>
    <w:rsid w:val="00983ABC"/>
    <w:rsid w:val="00983CC0"/>
    <w:rsid w:val="00987319"/>
    <w:rsid w:val="00987AFA"/>
    <w:rsid w:val="00987FFE"/>
    <w:rsid w:val="009906C4"/>
    <w:rsid w:val="00990C56"/>
    <w:rsid w:val="009937F4"/>
    <w:rsid w:val="009A11D9"/>
    <w:rsid w:val="009A1C1A"/>
    <w:rsid w:val="009A458D"/>
    <w:rsid w:val="009A5222"/>
    <w:rsid w:val="009A7F88"/>
    <w:rsid w:val="009B1FDA"/>
    <w:rsid w:val="009B536A"/>
    <w:rsid w:val="009B5E19"/>
    <w:rsid w:val="009B69A1"/>
    <w:rsid w:val="009C0446"/>
    <w:rsid w:val="009C0A0F"/>
    <w:rsid w:val="009C7817"/>
    <w:rsid w:val="009D1B83"/>
    <w:rsid w:val="009D243D"/>
    <w:rsid w:val="009D3417"/>
    <w:rsid w:val="009D5E6B"/>
    <w:rsid w:val="009D61C9"/>
    <w:rsid w:val="009E2E28"/>
    <w:rsid w:val="009E348D"/>
    <w:rsid w:val="009E4349"/>
    <w:rsid w:val="009E7313"/>
    <w:rsid w:val="009F03CB"/>
    <w:rsid w:val="009F217B"/>
    <w:rsid w:val="009F24B8"/>
    <w:rsid w:val="009F682A"/>
    <w:rsid w:val="009F6B9E"/>
    <w:rsid w:val="00A010CD"/>
    <w:rsid w:val="00A026CC"/>
    <w:rsid w:val="00A049C0"/>
    <w:rsid w:val="00A04A77"/>
    <w:rsid w:val="00A063EC"/>
    <w:rsid w:val="00A06B1C"/>
    <w:rsid w:val="00A07C89"/>
    <w:rsid w:val="00A12FB3"/>
    <w:rsid w:val="00A15E0F"/>
    <w:rsid w:val="00A16825"/>
    <w:rsid w:val="00A20628"/>
    <w:rsid w:val="00A21BCD"/>
    <w:rsid w:val="00A246E4"/>
    <w:rsid w:val="00A26126"/>
    <w:rsid w:val="00A31994"/>
    <w:rsid w:val="00A31C2E"/>
    <w:rsid w:val="00A31FB6"/>
    <w:rsid w:val="00A32F7F"/>
    <w:rsid w:val="00A3736D"/>
    <w:rsid w:val="00A4671E"/>
    <w:rsid w:val="00A46F20"/>
    <w:rsid w:val="00A471E7"/>
    <w:rsid w:val="00A51C26"/>
    <w:rsid w:val="00A54E3D"/>
    <w:rsid w:val="00A573BB"/>
    <w:rsid w:val="00A6639D"/>
    <w:rsid w:val="00A71A5C"/>
    <w:rsid w:val="00A72F6D"/>
    <w:rsid w:val="00A73C1F"/>
    <w:rsid w:val="00A752D0"/>
    <w:rsid w:val="00A828D8"/>
    <w:rsid w:val="00A8314B"/>
    <w:rsid w:val="00A84234"/>
    <w:rsid w:val="00A858E2"/>
    <w:rsid w:val="00A8590B"/>
    <w:rsid w:val="00A85FD5"/>
    <w:rsid w:val="00A90625"/>
    <w:rsid w:val="00A9181B"/>
    <w:rsid w:val="00A91FDF"/>
    <w:rsid w:val="00A937E6"/>
    <w:rsid w:val="00A95075"/>
    <w:rsid w:val="00AA2C19"/>
    <w:rsid w:val="00AA2EBA"/>
    <w:rsid w:val="00AB24BF"/>
    <w:rsid w:val="00AB4774"/>
    <w:rsid w:val="00AB5DAF"/>
    <w:rsid w:val="00AB6F9D"/>
    <w:rsid w:val="00AB7315"/>
    <w:rsid w:val="00AC01DE"/>
    <w:rsid w:val="00AC26FF"/>
    <w:rsid w:val="00AC4AB3"/>
    <w:rsid w:val="00AC599A"/>
    <w:rsid w:val="00AC5FFB"/>
    <w:rsid w:val="00AC74B1"/>
    <w:rsid w:val="00AD1273"/>
    <w:rsid w:val="00AD2E29"/>
    <w:rsid w:val="00AD38DC"/>
    <w:rsid w:val="00AD638F"/>
    <w:rsid w:val="00AD6432"/>
    <w:rsid w:val="00AD783F"/>
    <w:rsid w:val="00AE39F4"/>
    <w:rsid w:val="00AE469B"/>
    <w:rsid w:val="00AF2014"/>
    <w:rsid w:val="00AF3508"/>
    <w:rsid w:val="00AF3909"/>
    <w:rsid w:val="00AF5092"/>
    <w:rsid w:val="00AF6528"/>
    <w:rsid w:val="00AF7C26"/>
    <w:rsid w:val="00B02FA4"/>
    <w:rsid w:val="00B032F8"/>
    <w:rsid w:val="00B151DC"/>
    <w:rsid w:val="00B225DC"/>
    <w:rsid w:val="00B24074"/>
    <w:rsid w:val="00B24F19"/>
    <w:rsid w:val="00B2611B"/>
    <w:rsid w:val="00B26F79"/>
    <w:rsid w:val="00B31730"/>
    <w:rsid w:val="00B3216E"/>
    <w:rsid w:val="00B337AC"/>
    <w:rsid w:val="00B337B0"/>
    <w:rsid w:val="00B34368"/>
    <w:rsid w:val="00B36084"/>
    <w:rsid w:val="00B368DE"/>
    <w:rsid w:val="00B37800"/>
    <w:rsid w:val="00B41E4D"/>
    <w:rsid w:val="00B42600"/>
    <w:rsid w:val="00B4270E"/>
    <w:rsid w:val="00B4436A"/>
    <w:rsid w:val="00B51723"/>
    <w:rsid w:val="00B5497B"/>
    <w:rsid w:val="00B61F94"/>
    <w:rsid w:val="00B62C17"/>
    <w:rsid w:val="00B64B70"/>
    <w:rsid w:val="00B70798"/>
    <w:rsid w:val="00B72812"/>
    <w:rsid w:val="00B75260"/>
    <w:rsid w:val="00B7563F"/>
    <w:rsid w:val="00B75C74"/>
    <w:rsid w:val="00B77A0A"/>
    <w:rsid w:val="00B805E6"/>
    <w:rsid w:val="00B82117"/>
    <w:rsid w:val="00B82DA6"/>
    <w:rsid w:val="00B831E3"/>
    <w:rsid w:val="00B83835"/>
    <w:rsid w:val="00B848FC"/>
    <w:rsid w:val="00B8786A"/>
    <w:rsid w:val="00B9409F"/>
    <w:rsid w:val="00B94332"/>
    <w:rsid w:val="00B95568"/>
    <w:rsid w:val="00B96FA8"/>
    <w:rsid w:val="00BA2A90"/>
    <w:rsid w:val="00BA2D4F"/>
    <w:rsid w:val="00BA489A"/>
    <w:rsid w:val="00BA7F76"/>
    <w:rsid w:val="00BB676E"/>
    <w:rsid w:val="00BB6DF7"/>
    <w:rsid w:val="00BB780A"/>
    <w:rsid w:val="00BC08E7"/>
    <w:rsid w:val="00BC5124"/>
    <w:rsid w:val="00BC78B2"/>
    <w:rsid w:val="00BD0395"/>
    <w:rsid w:val="00BD0FA5"/>
    <w:rsid w:val="00BD5B29"/>
    <w:rsid w:val="00BE0258"/>
    <w:rsid w:val="00BE255C"/>
    <w:rsid w:val="00BE2F76"/>
    <w:rsid w:val="00BE5C85"/>
    <w:rsid w:val="00BE7BFC"/>
    <w:rsid w:val="00BF3912"/>
    <w:rsid w:val="00BF4529"/>
    <w:rsid w:val="00BF4C16"/>
    <w:rsid w:val="00BF5A3C"/>
    <w:rsid w:val="00BF7C6F"/>
    <w:rsid w:val="00C045BB"/>
    <w:rsid w:val="00C0689B"/>
    <w:rsid w:val="00C120AA"/>
    <w:rsid w:val="00C15218"/>
    <w:rsid w:val="00C1521B"/>
    <w:rsid w:val="00C16208"/>
    <w:rsid w:val="00C16367"/>
    <w:rsid w:val="00C2606C"/>
    <w:rsid w:val="00C30C21"/>
    <w:rsid w:val="00C34B9C"/>
    <w:rsid w:val="00C363F5"/>
    <w:rsid w:val="00C41049"/>
    <w:rsid w:val="00C44A32"/>
    <w:rsid w:val="00C47322"/>
    <w:rsid w:val="00C500C4"/>
    <w:rsid w:val="00C5716E"/>
    <w:rsid w:val="00C609BD"/>
    <w:rsid w:val="00C62C15"/>
    <w:rsid w:val="00C63639"/>
    <w:rsid w:val="00C7262B"/>
    <w:rsid w:val="00C737C0"/>
    <w:rsid w:val="00C74439"/>
    <w:rsid w:val="00C807ED"/>
    <w:rsid w:val="00C8263E"/>
    <w:rsid w:val="00C83C7D"/>
    <w:rsid w:val="00C84304"/>
    <w:rsid w:val="00C84C42"/>
    <w:rsid w:val="00C86CD8"/>
    <w:rsid w:val="00C86F08"/>
    <w:rsid w:val="00C9025C"/>
    <w:rsid w:val="00C91240"/>
    <w:rsid w:val="00C91BE3"/>
    <w:rsid w:val="00C925AF"/>
    <w:rsid w:val="00C935AA"/>
    <w:rsid w:val="00C972B7"/>
    <w:rsid w:val="00CA0E06"/>
    <w:rsid w:val="00CA3B4B"/>
    <w:rsid w:val="00CA4EE6"/>
    <w:rsid w:val="00CA6E69"/>
    <w:rsid w:val="00CA7040"/>
    <w:rsid w:val="00CB376B"/>
    <w:rsid w:val="00CB3C12"/>
    <w:rsid w:val="00CB4E02"/>
    <w:rsid w:val="00CC05D4"/>
    <w:rsid w:val="00CC192B"/>
    <w:rsid w:val="00CC282F"/>
    <w:rsid w:val="00CC2DBC"/>
    <w:rsid w:val="00CC2F41"/>
    <w:rsid w:val="00CC58A1"/>
    <w:rsid w:val="00CC76D8"/>
    <w:rsid w:val="00CD0021"/>
    <w:rsid w:val="00CD012B"/>
    <w:rsid w:val="00CD1917"/>
    <w:rsid w:val="00CD1DB1"/>
    <w:rsid w:val="00CD2D90"/>
    <w:rsid w:val="00CD4E71"/>
    <w:rsid w:val="00CD51D3"/>
    <w:rsid w:val="00CD6AE8"/>
    <w:rsid w:val="00CD7D92"/>
    <w:rsid w:val="00CE2B6E"/>
    <w:rsid w:val="00CE373A"/>
    <w:rsid w:val="00CE3B82"/>
    <w:rsid w:val="00CE57F0"/>
    <w:rsid w:val="00CE607D"/>
    <w:rsid w:val="00CE6BF3"/>
    <w:rsid w:val="00CF2145"/>
    <w:rsid w:val="00CF2E30"/>
    <w:rsid w:val="00CF5BDC"/>
    <w:rsid w:val="00CF6EBF"/>
    <w:rsid w:val="00D0284D"/>
    <w:rsid w:val="00D04744"/>
    <w:rsid w:val="00D057C7"/>
    <w:rsid w:val="00D07305"/>
    <w:rsid w:val="00D07939"/>
    <w:rsid w:val="00D12626"/>
    <w:rsid w:val="00D14372"/>
    <w:rsid w:val="00D1512B"/>
    <w:rsid w:val="00D16A13"/>
    <w:rsid w:val="00D174CF"/>
    <w:rsid w:val="00D2266A"/>
    <w:rsid w:val="00D238D1"/>
    <w:rsid w:val="00D24311"/>
    <w:rsid w:val="00D25B39"/>
    <w:rsid w:val="00D26209"/>
    <w:rsid w:val="00D30F18"/>
    <w:rsid w:val="00D31B17"/>
    <w:rsid w:val="00D33E83"/>
    <w:rsid w:val="00D367C4"/>
    <w:rsid w:val="00D4010A"/>
    <w:rsid w:val="00D4173A"/>
    <w:rsid w:val="00D54CD4"/>
    <w:rsid w:val="00D54F9B"/>
    <w:rsid w:val="00D554EE"/>
    <w:rsid w:val="00D622B2"/>
    <w:rsid w:val="00D629BF"/>
    <w:rsid w:val="00D63FD5"/>
    <w:rsid w:val="00D64AA6"/>
    <w:rsid w:val="00D65436"/>
    <w:rsid w:val="00D71C7B"/>
    <w:rsid w:val="00D72A0E"/>
    <w:rsid w:val="00D74FAA"/>
    <w:rsid w:val="00D75328"/>
    <w:rsid w:val="00D75562"/>
    <w:rsid w:val="00D77C76"/>
    <w:rsid w:val="00D8306B"/>
    <w:rsid w:val="00D838ED"/>
    <w:rsid w:val="00D83B54"/>
    <w:rsid w:val="00D84A89"/>
    <w:rsid w:val="00D90A45"/>
    <w:rsid w:val="00D90B2E"/>
    <w:rsid w:val="00D90C9B"/>
    <w:rsid w:val="00D921F8"/>
    <w:rsid w:val="00D94429"/>
    <w:rsid w:val="00D96EB8"/>
    <w:rsid w:val="00D97D44"/>
    <w:rsid w:val="00DA1FA8"/>
    <w:rsid w:val="00DA2CF1"/>
    <w:rsid w:val="00DA38CF"/>
    <w:rsid w:val="00DA3EF6"/>
    <w:rsid w:val="00DA67AA"/>
    <w:rsid w:val="00DA741D"/>
    <w:rsid w:val="00DA79E5"/>
    <w:rsid w:val="00DB2059"/>
    <w:rsid w:val="00DB271E"/>
    <w:rsid w:val="00DB372F"/>
    <w:rsid w:val="00DB40DC"/>
    <w:rsid w:val="00DB6EF5"/>
    <w:rsid w:val="00DC0FE1"/>
    <w:rsid w:val="00DC133E"/>
    <w:rsid w:val="00DC2EB6"/>
    <w:rsid w:val="00DC37D5"/>
    <w:rsid w:val="00DC3DD5"/>
    <w:rsid w:val="00DC4D6B"/>
    <w:rsid w:val="00DC64E5"/>
    <w:rsid w:val="00DC66D7"/>
    <w:rsid w:val="00DC66F5"/>
    <w:rsid w:val="00DD488D"/>
    <w:rsid w:val="00DD69E9"/>
    <w:rsid w:val="00DE4DE3"/>
    <w:rsid w:val="00DF1740"/>
    <w:rsid w:val="00DF4EA0"/>
    <w:rsid w:val="00DF66B0"/>
    <w:rsid w:val="00E03000"/>
    <w:rsid w:val="00E03ACF"/>
    <w:rsid w:val="00E071B0"/>
    <w:rsid w:val="00E07CCA"/>
    <w:rsid w:val="00E11676"/>
    <w:rsid w:val="00E226DF"/>
    <w:rsid w:val="00E231D7"/>
    <w:rsid w:val="00E23491"/>
    <w:rsid w:val="00E263FE"/>
    <w:rsid w:val="00E27E26"/>
    <w:rsid w:val="00E3062A"/>
    <w:rsid w:val="00E36EEB"/>
    <w:rsid w:val="00E44B16"/>
    <w:rsid w:val="00E45130"/>
    <w:rsid w:val="00E455E6"/>
    <w:rsid w:val="00E47573"/>
    <w:rsid w:val="00E51411"/>
    <w:rsid w:val="00E54F4E"/>
    <w:rsid w:val="00E55BFB"/>
    <w:rsid w:val="00E60A79"/>
    <w:rsid w:val="00E65F7B"/>
    <w:rsid w:val="00E67A2A"/>
    <w:rsid w:val="00E702EB"/>
    <w:rsid w:val="00E72057"/>
    <w:rsid w:val="00E73023"/>
    <w:rsid w:val="00E76592"/>
    <w:rsid w:val="00E76C2E"/>
    <w:rsid w:val="00E77C39"/>
    <w:rsid w:val="00E84F60"/>
    <w:rsid w:val="00E86600"/>
    <w:rsid w:val="00E91588"/>
    <w:rsid w:val="00E94E37"/>
    <w:rsid w:val="00E96AA7"/>
    <w:rsid w:val="00EA068F"/>
    <w:rsid w:val="00EA0B11"/>
    <w:rsid w:val="00EA33E1"/>
    <w:rsid w:val="00EA421A"/>
    <w:rsid w:val="00EA4767"/>
    <w:rsid w:val="00EA4874"/>
    <w:rsid w:val="00EA54EC"/>
    <w:rsid w:val="00EB042E"/>
    <w:rsid w:val="00EB29E8"/>
    <w:rsid w:val="00EB4E2F"/>
    <w:rsid w:val="00EB51ED"/>
    <w:rsid w:val="00EB54A1"/>
    <w:rsid w:val="00EB6EB1"/>
    <w:rsid w:val="00EC062A"/>
    <w:rsid w:val="00EC3A77"/>
    <w:rsid w:val="00EC7466"/>
    <w:rsid w:val="00EC7B1B"/>
    <w:rsid w:val="00ED3604"/>
    <w:rsid w:val="00ED50B8"/>
    <w:rsid w:val="00EE0CEC"/>
    <w:rsid w:val="00EE1F09"/>
    <w:rsid w:val="00EE2C19"/>
    <w:rsid w:val="00EE4A74"/>
    <w:rsid w:val="00EE5585"/>
    <w:rsid w:val="00EF39B1"/>
    <w:rsid w:val="00EF5355"/>
    <w:rsid w:val="00F00126"/>
    <w:rsid w:val="00F010B8"/>
    <w:rsid w:val="00F11BDB"/>
    <w:rsid w:val="00F12E4C"/>
    <w:rsid w:val="00F15462"/>
    <w:rsid w:val="00F15AEB"/>
    <w:rsid w:val="00F27452"/>
    <w:rsid w:val="00F31528"/>
    <w:rsid w:val="00F31984"/>
    <w:rsid w:val="00F331C9"/>
    <w:rsid w:val="00F339B9"/>
    <w:rsid w:val="00F33A77"/>
    <w:rsid w:val="00F351E4"/>
    <w:rsid w:val="00F3725F"/>
    <w:rsid w:val="00F40351"/>
    <w:rsid w:val="00F40879"/>
    <w:rsid w:val="00F4153A"/>
    <w:rsid w:val="00F4294E"/>
    <w:rsid w:val="00F44405"/>
    <w:rsid w:val="00F45254"/>
    <w:rsid w:val="00F467EE"/>
    <w:rsid w:val="00F470B0"/>
    <w:rsid w:val="00F47F4B"/>
    <w:rsid w:val="00F54EE6"/>
    <w:rsid w:val="00F562E6"/>
    <w:rsid w:val="00F57689"/>
    <w:rsid w:val="00F624FE"/>
    <w:rsid w:val="00F62A1C"/>
    <w:rsid w:val="00F6346D"/>
    <w:rsid w:val="00F65C04"/>
    <w:rsid w:val="00F66333"/>
    <w:rsid w:val="00F7102E"/>
    <w:rsid w:val="00F71EB3"/>
    <w:rsid w:val="00F73957"/>
    <w:rsid w:val="00F76216"/>
    <w:rsid w:val="00F76741"/>
    <w:rsid w:val="00F77E8B"/>
    <w:rsid w:val="00F82273"/>
    <w:rsid w:val="00F8300F"/>
    <w:rsid w:val="00F8317C"/>
    <w:rsid w:val="00F8342F"/>
    <w:rsid w:val="00F84CDE"/>
    <w:rsid w:val="00F84FC4"/>
    <w:rsid w:val="00F85AD7"/>
    <w:rsid w:val="00F85B40"/>
    <w:rsid w:val="00F9503E"/>
    <w:rsid w:val="00F97D7F"/>
    <w:rsid w:val="00FA5A57"/>
    <w:rsid w:val="00FB028E"/>
    <w:rsid w:val="00FB37E6"/>
    <w:rsid w:val="00FB3D38"/>
    <w:rsid w:val="00FB511C"/>
    <w:rsid w:val="00FB785C"/>
    <w:rsid w:val="00FC05F2"/>
    <w:rsid w:val="00FC0F15"/>
    <w:rsid w:val="00FC1EE1"/>
    <w:rsid w:val="00FC3F59"/>
    <w:rsid w:val="00FC73BC"/>
    <w:rsid w:val="00FD5BA2"/>
    <w:rsid w:val="00FD61A6"/>
    <w:rsid w:val="00FD7F18"/>
    <w:rsid w:val="00FE2518"/>
    <w:rsid w:val="00FE2E85"/>
    <w:rsid w:val="00FE6448"/>
    <w:rsid w:val="00FE696D"/>
    <w:rsid w:val="00FE7F06"/>
    <w:rsid w:val="00FF0FE4"/>
    <w:rsid w:val="00FF1B93"/>
    <w:rsid w:val="00FF3613"/>
    <w:rsid w:val="00FF598D"/>
    <w:rsid w:val="00FF70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07A35"/>
  <w15:docId w15:val="{81869D12-B5D1-4D9A-8F5A-F611964BD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C1A"/>
    <w:pPr>
      <w:spacing w:after="200" w:line="276" w:lineRule="auto"/>
    </w:pPr>
    <w:rPr>
      <w:rFonts w:eastAsia="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E4A74"/>
    <w:rPr>
      <w:rFonts w:cs="Times New Roman"/>
      <w:color w:val="0000FF"/>
      <w:u w:val="single"/>
    </w:rPr>
  </w:style>
  <w:style w:type="paragraph" w:styleId="BalloonText">
    <w:name w:val="Balloon Text"/>
    <w:basedOn w:val="Normal"/>
    <w:link w:val="BalloonTextChar"/>
    <w:semiHidden/>
    <w:rsid w:val="00975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975B32"/>
    <w:rPr>
      <w:rFonts w:ascii="Tahoma" w:hAnsi="Tahoma" w:cs="Tahoma"/>
      <w:sz w:val="16"/>
      <w:szCs w:val="16"/>
    </w:rPr>
  </w:style>
  <w:style w:type="character" w:styleId="CommentReference">
    <w:name w:val="annotation reference"/>
    <w:basedOn w:val="DefaultParagraphFont"/>
    <w:semiHidden/>
    <w:rsid w:val="0004533E"/>
    <w:rPr>
      <w:rFonts w:cs="Times New Roman"/>
      <w:sz w:val="16"/>
      <w:szCs w:val="16"/>
    </w:rPr>
  </w:style>
  <w:style w:type="paragraph" w:styleId="CommentText">
    <w:name w:val="annotation text"/>
    <w:basedOn w:val="Normal"/>
    <w:link w:val="CommentTextChar"/>
    <w:semiHidden/>
    <w:rsid w:val="0004533E"/>
    <w:pPr>
      <w:spacing w:line="240" w:lineRule="auto"/>
    </w:pPr>
    <w:rPr>
      <w:sz w:val="20"/>
      <w:szCs w:val="20"/>
    </w:rPr>
  </w:style>
  <w:style w:type="character" w:customStyle="1" w:styleId="CommentTextChar">
    <w:name w:val="Comment Text Char"/>
    <w:basedOn w:val="DefaultParagraphFont"/>
    <w:link w:val="CommentText"/>
    <w:semiHidden/>
    <w:locked/>
    <w:rsid w:val="0004533E"/>
    <w:rPr>
      <w:rFonts w:cs="Times New Roman"/>
      <w:sz w:val="20"/>
      <w:szCs w:val="20"/>
    </w:rPr>
  </w:style>
  <w:style w:type="paragraph" w:styleId="CommentSubject">
    <w:name w:val="annotation subject"/>
    <w:basedOn w:val="CommentText"/>
    <w:next w:val="CommentText"/>
    <w:link w:val="CommentSubjectChar"/>
    <w:semiHidden/>
    <w:rsid w:val="0004533E"/>
    <w:rPr>
      <w:b/>
      <w:bCs/>
    </w:rPr>
  </w:style>
  <w:style w:type="character" w:customStyle="1" w:styleId="CommentSubjectChar">
    <w:name w:val="Comment Subject Char"/>
    <w:basedOn w:val="CommentTextChar"/>
    <w:link w:val="CommentSubject"/>
    <w:semiHidden/>
    <w:locked/>
    <w:rsid w:val="0004533E"/>
    <w:rPr>
      <w:rFonts w:cs="Times New Roman"/>
      <w:b/>
      <w:bCs/>
      <w:sz w:val="20"/>
      <w:szCs w:val="20"/>
    </w:rPr>
  </w:style>
  <w:style w:type="table" w:styleId="TableSimple1">
    <w:name w:val="Table Simple 1"/>
    <w:basedOn w:val="TableNormal"/>
    <w:rsid w:val="00983ABC"/>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Revision">
    <w:name w:val="Revision"/>
    <w:hidden/>
    <w:uiPriority w:val="99"/>
    <w:semiHidden/>
    <w:rsid w:val="00CC282F"/>
    <w:rPr>
      <w:rFonts w:eastAsia="Times New Roman"/>
      <w:sz w:val="22"/>
      <w:szCs w:val="22"/>
    </w:rPr>
  </w:style>
  <w:style w:type="paragraph" w:customStyle="1" w:styleId="EndNoteBibliographyTitle">
    <w:name w:val="EndNote Bibliography Title"/>
    <w:basedOn w:val="Normal"/>
    <w:link w:val="EndNoteBibliographyTitleChar"/>
    <w:rsid w:val="00FF598D"/>
    <w:pPr>
      <w:spacing w:after="0"/>
      <w:jc w:val="center"/>
    </w:pPr>
    <w:rPr>
      <w:noProof/>
    </w:rPr>
  </w:style>
  <w:style w:type="character" w:customStyle="1" w:styleId="EndNoteBibliographyTitleChar">
    <w:name w:val="EndNote Bibliography Title Char"/>
    <w:basedOn w:val="DefaultParagraphFont"/>
    <w:link w:val="EndNoteBibliographyTitle"/>
    <w:rsid w:val="00FF598D"/>
    <w:rPr>
      <w:rFonts w:eastAsia="Times New Roman"/>
      <w:noProof/>
      <w:sz w:val="22"/>
      <w:szCs w:val="22"/>
    </w:rPr>
  </w:style>
  <w:style w:type="paragraph" w:customStyle="1" w:styleId="EndNoteBibliography">
    <w:name w:val="EndNote Bibliography"/>
    <w:basedOn w:val="Normal"/>
    <w:link w:val="EndNoteBibliographyChar"/>
    <w:rsid w:val="00FF598D"/>
    <w:pPr>
      <w:spacing w:line="240" w:lineRule="auto"/>
    </w:pPr>
    <w:rPr>
      <w:noProof/>
    </w:rPr>
  </w:style>
  <w:style w:type="character" w:customStyle="1" w:styleId="EndNoteBibliographyChar">
    <w:name w:val="EndNote Bibliography Char"/>
    <w:basedOn w:val="DefaultParagraphFont"/>
    <w:link w:val="EndNoteBibliography"/>
    <w:rsid w:val="00FF598D"/>
    <w:rPr>
      <w:rFonts w:eastAsia="Times New Roman"/>
      <w:noProof/>
      <w:sz w:val="22"/>
      <w:szCs w:val="22"/>
    </w:rPr>
  </w:style>
  <w:style w:type="paragraph" w:styleId="Header">
    <w:name w:val="header"/>
    <w:basedOn w:val="Normal"/>
    <w:link w:val="HeaderChar"/>
    <w:unhideWhenUsed/>
    <w:rsid w:val="00F47F4B"/>
    <w:pPr>
      <w:tabs>
        <w:tab w:val="center" w:pos="4680"/>
        <w:tab w:val="right" w:pos="9360"/>
      </w:tabs>
      <w:spacing w:after="0" w:line="240" w:lineRule="auto"/>
    </w:pPr>
  </w:style>
  <w:style w:type="character" w:customStyle="1" w:styleId="HeaderChar">
    <w:name w:val="Header Char"/>
    <w:basedOn w:val="DefaultParagraphFont"/>
    <w:link w:val="Header"/>
    <w:rsid w:val="00F47F4B"/>
    <w:rPr>
      <w:rFonts w:eastAsia="Times New Roman"/>
      <w:sz w:val="22"/>
      <w:szCs w:val="22"/>
    </w:rPr>
  </w:style>
  <w:style w:type="paragraph" w:styleId="Footer">
    <w:name w:val="footer"/>
    <w:basedOn w:val="Normal"/>
    <w:link w:val="FooterChar"/>
    <w:unhideWhenUsed/>
    <w:rsid w:val="00F47F4B"/>
    <w:pPr>
      <w:tabs>
        <w:tab w:val="center" w:pos="4680"/>
        <w:tab w:val="right" w:pos="9360"/>
      </w:tabs>
      <w:spacing w:after="0" w:line="240" w:lineRule="auto"/>
    </w:pPr>
  </w:style>
  <w:style w:type="character" w:customStyle="1" w:styleId="FooterChar">
    <w:name w:val="Footer Char"/>
    <w:basedOn w:val="DefaultParagraphFont"/>
    <w:link w:val="Footer"/>
    <w:rsid w:val="00F47F4B"/>
    <w:rPr>
      <w:rFonts w:eastAsia="Times New Roman"/>
      <w:sz w:val="22"/>
      <w:szCs w:val="22"/>
    </w:rPr>
  </w:style>
  <w:style w:type="paragraph" w:styleId="HTMLPreformatted">
    <w:name w:val="HTML Preformatted"/>
    <w:basedOn w:val="Normal"/>
    <w:link w:val="HTMLPreformattedChar"/>
    <w:uiPriority w:val="99"/>
    <w:semiHidden/>
    <w:unhideWhenUsed/>
    <w:rsid w:val="00142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2347"/>
    <w:rPr>
      <w:rFonts w:ascii="Courier New" w:eastAsia="Times New Roman" w:hAnsi="Courier New" w:cs="Courier New"/>
    </w:rPr>
  </w:style>
  <w:style w:type="character" w:styleId="FollowedHyperlink">
    <w:name w:val="FollowedHyperlink"/>
    <w:basedOn w:val="DefaultParagraphFont"/>
    <w:uiPriority w:val="99"/>
    <w:semiHidden/>
    <w:unhideWhenUsed/>
    <w:rsid w:val="006A40EA"/>
    <w:rPr>
      <w:color w:val="954F72"/>
      <w:u w:val="single"/>
    </w:rPr>
  </w:style>
  <w:style w:type="paragraph" w:customStyle="1" w:styleId="xl67">
    <w:name w:val="xl67"/>
    <w:basedOn w:val="Normal"/>
    <w:rsid w:val="006A40EA"/>
    <w:pPr>
      <w:spacing w:before="100" w:beforeAutospacing="1" w:after="100" w:afterAutospacing="1" w:line="240" w:lineRule="auto"/>
      <w:jc w:val="center"/>
    </w:pPr>
    <w:rPr>
      <w:rFonts w:ascii="Arial" w:hAnsi="Arial" w:cs="Arial"/>
      <w:sz w:val="20"/>
      <w:szCs w:val="20"/>
    </w:rPr>
  </w:style>
  <w:style w:type="paragraph" w:customStyle="1" w:styleId="xl68">
    <w:name w:val="xl68"/>
    <w:basedOn w:val="Normal"/>
    <w:rsid w:val="006A40EA"/>
    <w:pPr>
      <w:spacing w:before="100" w:beforeAutospacing="1" w:after="100" w:afterAutospacing="1" w:line="240" w:lineRule="auto"/>
      <w:jc w:val="center"/>
    </w:pPr>
    <w:rPr>
      <w:rFonts w:ascii="Arial" w:hAnsi="Arial" w:cs="Arial"/>
      <w:sz w:val="20"/>
      <w:szCs w:val="20"/>
    </w:rPr>
  </w:style>
  <w:style w:type="paragraph" w:customStyle="1" w:styleId="xl69">
    <w:name w:val="xl69"/>
    <w:basedOn w:val="Normal"/>
    <w:rsid w:val="006A40EA"/>
    <w:pPr>
      <w:spacing w:before="100" w:beforeAutospacing="1" w:after="100" w:afterAutospacing="1" w:line="240" w:lineRule="auto"/>
    </w:pPr>
    <w:rPr>
      <w:rFonts w:ascii="Arial" w:hAnsi="Arial" w:cs="Arial"/>
      <w:sz w:val="20"/>
      <w:szCs w:val="20"/>
    </w:rPr>
  </w:style>
  <w:style w:type="paragraph" w:customStyle="1" w:styleId="xl70">
    <w:name w:val="xl70"/>
    <w:basedOn w:val="Normal"/>
    <w:rsid w:val="006A40EA"/>
    <w:pPr>
      <w:pBdr>
        <w:top w:val="single" w:sz="8" w:space="0" w:color="auto"/>
        <w:bottom w:val="single" w:sz="8" w:space="0" w:color="auto"/>
      </w:pBdr>
      <w:spacing w:before="100" w:beforeAutospacing="1" w:after="100" w:afterAutospacing="1" w:line="240" w:lineRule="auto"/>
      <w:jc w:val="center"/>
    </w:pPr>
    <w:rPr>
      <w:rFonts w:ascii="Arial" w:hAnsi="Arial" w:cs="Arial"/>
      <w:sz w:val="20"/>
      <w:szCs w:val="20"/>
    </w:rPr>
  </w:style>
  <w:style w:type="paragraph" w:customStyle="1" w:styleId="xl71">
    <w:name w:val="xl71"/>
    <w:basedOn w:val="Normal"/>
    <w:rsid w:val="006A40EA"/>
    <w:pPr>
      <w:pBdr>
        <w:top w:val="single" w:sz="8" w:space="0" w:color="auto"/>
        <w:bottom w:val="single" w:sz="8" w:space="0" w:color="auto"/>
      </w:pBdr>
      <w:spacing w:before="100" w:beforeAutospacing="1" w:after="100" w:afterAutospacing="1" w:line="240" w:lineRule="auto"/>
      <w:jc w:val="center"/>
    </w:pPr>
    <w:rPr>
      <w:rFonts w:ascii="Arial" w:hAnsi="Arial" w:cs="Arial"/>
      <w:sz w:val="20"/>
      <w:szCs w:val="20"/>
    </w:rPr>
  </w:style>
  <w:style w:type="paragraph" w:customStyle="1" w:styleId="xl72">
    <w:name w:val="xl72"/>
    <w:basedOn w:val="Normal"/>
    <w:rsid w:val="006A40EA"/>
    <w:pPr>
      <w:pBdr>
        <w:top w:val="single" w:sz="8" w:space="0" w:color="auto"/>
        <w:bottom w:val="single" w:sz="8" w:space="0" w:color="auto"/>
      </w:pBdr>
      <w:spacing w:before="100" w:beforeAutospacing="1" w:after="100" w:afterAutospacing="1" w:line="240" w:lineRule="auto"/>
      <w:jc w:val="center"/>
    </w:pPr>
    <w:rPr>
      <w:rFonts w:ascii="Times New Roman" w:hAnsi="Times New Roman"/>
      <w:sz w:val="24"/>
      <w:szCs w:val="24"/>
    </w:rPr>
  </w:style>
  <w:style w:type="paragraph" w:customStyle="1" w:styleId="xl73">
    <w:name w:val="xl73"/>
    <w:basedOn w:val="Normal"/>
    <w:rsid w:val="006A40EA"/>
    <w:pPr>
      <w:pBdr>
        <w:top w:val="single" w:sz="8" w:space="0" w:color="auto"/>
        <w:bottom w:val="single" w:sz="8" w:space="0" w:color="auto"/>
      </w:pBdr>
      <w:spacing w:before="100" w:beforeAutospacing="1" w:after="100" w:afterAutospacing="1" w:line="240" w:lineRule="auto"/>
      <w:jc w:val="center"/>
    </w:pPr>
    <w:rPr>
      <w:rFonts w:ascii="Arial" w:hAnsi="Arial" w:cs="Arial"/>
      <w:sz w:val="20"/>
      <w:szCs w:val="20"/>
    </w:rPr>
  </w:style>
  <w:style w:type="paragraph" w:customStyle="1" w:styleId="xl74">
    <w:name w:val="xl74"/>
    <w:basedOn w:val="Normal"/>
    <w:rsid w:val="006A40EA"/>
    <w:pPr>
      <w:pBdr>
        <w:top w:val="single" w:sz="8" w:space="0" w:color="auto"/>
        <w:bottom w:val="single" w:sz="8" w:space="0" w:color="auto"/>
      </w:pBdr>
      <w:spacing w:before="100" w:beforeAutospacing="1" w:after="100" w:afterAutospacing="1" w:line="240" w:lineRule="auto"/>
      <w:jc w:val="center"/>
    </w:pPr>
    <w:rPr>
      <w:rFonts w:ascii="Times New Roman" w:hAnsi="Times New Roman"/>
      <w:sz w:val="24"/>
      <w:szCs w:val="24"/>
    </w:rPr>
  </w:style>
  <w:style w:type="paragraph" w:customStyle="1" w:styleId="xl75">
    <w:name w:val="xl75"/>
    <w:basedOn w:val="Normal"/>
    <w:rsid w:val="006A40EA"/>
    <w:pPr>
      <w:pBdr>
        <w:top w:val="single" w:sz="8" w:space="0" w:color="auto"/>
        <w:bottom w:val="single" w:sz="8" w:space="0" w:color="auto"/>
      </w:pBdr>
      <w:spacing w:before="100" w:beforeAutospacing="1" w:after="100" w:afterAutospacing="1" w:line="240" w:lineRule="auto"/>
      <w:jc w:val="center"/>
    </w:pPr>
    <w:rPr>
      <w:rFonts w:ascii="Times New Roman" w:hAnsi="Times New Roman"/>
      <w:sz w:val="24"/>
      <w:szCs w:val="24"/>
    </w:rPr>
  </w:style>
  <w:style w:type="paragraph" w:customStyle="1" w:styleId="xl76">
    <w:name w:val="xl76"/>
    <w:basedOn w:val="Normal"/>
    <w:rsid w:val="006A40EA"/>
    <w:pPr>
      <w:pBdr>
        <w:top w:val="single" w:sz="8" w:space="0" w:color="auto"/>
        <w:bottom w:val="single" w:sz="8" w:space="0" w:color="auto"/>
      </w:pBdr>
      <w:spacing w:before="100" w:beforeAutospacing="1" w:after="100" w:afterAutospacing="1" w:line="240" w:lineRule="auto"/>
      <w:jc w:val="center"/>
    </w:pPr>
    <w:rPr>
      <w:rFonts w:ascii="Arial" w:hAnsi="Arial" w:cs="Arial"/>
      <w:sz w:val="20"/>
      <w:szCs w:val="20"/>
    </w:rPr>
  </w:style>
  <w:style w:type="paragraph" w:customStyle="1" w:styleId="xl77">
    <w:name w:val="xl77"/>
    <w:basedOn w:val="Normal"/>
    <w:rsid w:val="006A40EA"/>
    <w:pPr>
      <w:pBdr>
        <w:top w:val="single" w:sz="8" w:space="0" w:color="auto"/>
        <w:bottom w:val="single" w:sz="8" w:space="0" w:color="auto"/>
      </w:pBdr>
      <w:spacing w:before="100" w:beforeAutospacing="1" w:after="100" w:afterAutospacing="1" w:line="240" w:lineRule="auto"/>
      <w:jc w:val="center"/>
    </w:pPr>
    <w:rPr>
      <w:rFonts w:ascii="Times New Roman" w:hAnsi="Times New Roman"/>
      <w:sz w:val="24"/>
      <w:szCs w:val="24"/>
    </w:rPr>
  </w:style>
  <w:style w:type="paragraph" w:customStyle="1" w:styleId="xl78">
    <w:name w:val="xl78"/>
    <w:basedOn w:val="Normal"/>
    <w:rsid w:val="006A40EA"/>
    <w:pPr>
      <w:pBdr>
        <w:top w:val="single" w:sz="4" w:space="0" w:color="auto"/>
        <w:left w:val="single" w:sz="4" w:space="0" w:color="auto"/>
        <w:bottom w:val="single" w:sz="8" w:space="0" w:color="auto"/>
      </w:pBdr>
      <w:spacing w:before="100" w:beforeAutospacing="1" w:after="100" w:afterAutospacing="1" w:line="240" w:lineRule="auto"/>
      <w:jc w:val="center"/>
    </w:pPr>
    <w:rPr>
      <w:rFonts w:ascii="Arial" w:hAnsi="Arial" w:cs="Arial"/>
      <w:b/>
      <w:bCs/>
      <w:sz w:val="20"/>
      <w:szCs w:val="20"/>
    </w:rPr>
  </w:style>
  <w:style w:type="paragraph" w:customStyle="1" w:styleId="xl79">
    <w:name w:val="xl79"/>
    <w:basedOn w:val="Normal"/>
    <w:rsid w:val="006A40EA"/>
    <w:pPr>
      <w:pBdr>
        <w:top w:val="single" w:sz="4" w:space="0" w:color="auto"/>
        <w:bottom w:val="single" w:sz="8" w:space="0" w:color="auto"/>
      </w:pBdr>
      <w:spacing w:before="100" w:beforeAutospacing="1" w:after="100" w:afterAutospacing="1" w:line="240" w:lineRule="auto"/>
      <w:jc w:val="center"/>
    </w:pPr>
    <w:rPr>
      <w:rFonts w:ascii="Arial" w:hAnsi="Arial" w:cs="Arial"/>
      <w:b/>
      <w:bCs/>
      <w:sz w:val="20"/>
      <w:szCs w:val="20"/>
    </w:rPr>
  </w:style>
  <w:style w:type="paragraph" w:customStyle="1" w:styleId="xl80">
    <w:name w:val="xl80"/>
    <w:basedOn w:val="Normal"/>
    <w:rsid w:val="006A40EA"/>
    <w:pPr>
      <w:pBdr>
        <w:top w:val="single" w:sz="4" w:space="0" w:color="auto"/>
        <w:bottom w:val="single" w:sz="8" w:space="0" w:color="auto"/>
      </w:pBdr>
      <w:spacing w:before="100" w:beforeAutospacing="1" w:after="100" w:afterAutospacing="1" w:line="240" w:lineRule="auto"/>
      <w:jc w:val="center"/>
    </w:pPr>
    <w:rPr>
      <w:rFonts w:ascii="Arial" w:hAnsi="Arial" w:cs="Arial"/>
      <w:b/>
      <w:bCs/>
      <w:sz w:val="20"/>
      <w:szCs w:val="20"/>
    </w:rPr>
  </w:style>
  <w:style w:type="paragraph" w:customStyle="1" w:styleId="xl81">
    <w:name w:val="xl81"/>
    <w:basedOn w:val="Normal"/>
    <w:rsid w:val="006A40EA"/>
    <w:pPr>
      <w:pBdr>
        <w:top w:val="single" w:sz="4" w:space="0" w:color="auto"/>
        <w:bottom w:val="single" w:sz="8" w:space="0" w:color="auto"/>
      </w:pBdr>
      <w:spacing w:before="100" w:beforeAutospacing="1" w:after="100" w:afterAutospacing="1" w:line="240" w:lineRule="auto"/>
      <w:jc w:val="center"/>
    </w:pPr>
    <w:rPr>
      <w:rFonts w:ascii="Arial" w:hAnsi="Arial" w:cs="Arial"/>
      <w:b/>
      <w:bCs/>
      <w:sz w:val="20"/>
      <w:szCs w:val="20"/>
    </w:rPr>
  </w:style>
  <w:style w:type="paragraph" w:customStyle="1" w:styleId="xl82">
    <w:name w:val="xl82"/>
    <w:basedOn w:val="Normal"/>
    <w:rsid w:val="006A40EA"/>
    <w:pPr>
      <w:pBdr>
        <w:top w:val="single" w:sz="4" w:space="0" w:color="auto"/>
        <w:bottom w:val="single" w:sz="8" w:space="0" w:color="auto"/>
      </w:pBdr>
      <w:spacing w:before="100" w:beforeAutospacing="1" w:after="100" w:afterAutospacing="1" w:line="240" w:lineRule="auto"/>
      <w:jc w:val="center"/>
    </w:pPr>
    <w:rPr>
      <w:rFonts w:ascii="Arial" w:hAnsi="Arial" w:cs="Arial"/>
      <w:b/>
      <w:bCs/>
      <w:sz w:val="20"/>
      <w:szCs w:val="20"/>
    </w:rPr>
  </w:style>
  <w:style w:type="paragraph" w:customStyle="1" w:styleId="xl83">
    <w:name w:val="xl83"/>
    <w:basedOn w:val="Normal"/>
    <w:rsid w:val="006A40EA"/>
    <w:pPr>
      <w:pBdr>
        <w:top w:val="single" w:sz="4" w:space="0" w:color="auto"/>
        <w:bottom w:val="single" w:sz="8" w:space="0" w:color="auto"/>
        <w:right w:val="single" w:sz="4" w:space="0" w:color="auto"/>
      </w:pBdr>
      <w:spacing w:before="100" w:beforeAutospacing="1" w:after="100" w:afterAutospacing="1" w:line="240" w:lineRule="auto"/>
      <w:jc w:val="center"/>
    </w:pPr>
    <w:rPr>
      <w:rFonts w:ascii="Arial" w:hAnsi="Arial" w:cs="Arial"/>
      <w:b/>
      <w:bCs/>
      <w:sz w:val="20"/>
      <w:szCs w:val="20"/>
    </w:rPr>
  </w:style>
  <w:style w:type="paragraph" w:customStyle="1" w:styleId="xl84">
    <w:name w:val="xl84"/>
    <w:basedOn w:val="Normal"/>
    <w:rsid w:val="006A40EA"/>
    <w:pPr>
      <w:pBdr>
        <w:top w:val="single" w:sz="8" w:space="0" w:color="auto"/>
        <w:left w:val="single" w:sz="4" w:space="0" w:color="auto"/>
        <w:bottom w:val="single" w:sz="8" w:space="0" w:color="auto"/>
      </w:pBdr>
      <w:spacing w:before="100" w:beforeAutospacing="1" w:after="100" w:afterAutospacing="1" w:line="240" w:lineRule="auto"/>
      <w:jc w:val="center"/>
    </w:pPr>
    <w:rPr>
      <w:rFonts w:ascii="Times New Roman" w:hAnsi="Times New Roman"/>
      <w:sz w:val="24"/>
      <w:szCs w:val="24"/>
    </w:rPr>
  </w:style>
  <w:style w:type="paragraph" w:customStyle="1" w:styleId="xl85">
    <w:name w:val="xl85"/>
    <w:basedOn w:val="Normal"/>
    <w:rsid w:val="006A40EA"/>
    <w:pPr>
      <w:pBdr>
        <w:top w:val="single" w:sz="8" w:space="0" w:color="auto"/>
        <w:bottom w:val="single" w:sz="8" w:space="0" w:color="auto"/>
        <w:right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86">
    <w:name w:val="xl86"/>
    <w:basedOn w:val="Normal"/>
    <w:rsid w:val="006A40EA"/>
    <w:pPr>
      <w:pBdr>
        <w:top w:val="single" w:sz="8" w:space="0" w:color="auto"/>
        <w:bottom w:val="single" w:sz="8" w:space="0" w:color="auto"/>
        <w:right w:val="single" w:sz="4" w:space="0" w:color="auto"/>
      </w:pBdr>
      <w:spacing w:before="100" w:beforeAutospacing="1" w:after="100" w:afterAutospacing="1" w:line="240" w:lineRule="auto"/>
      <w:jc w:val="center"/>
    </w:pPr>
    <w:rPr>
      <w:rFonts w:ascii="Arial" w:hAnsi="Arial" w:cs="Arial"/>
      <w:sz w:val="20"/>
      <w:szCs w:val="20"/>
    </w:rPr>
  </w:style>
  <w:style w:type="paragraph" w:customStyle="1" w:styleId="xl87">
    <w:name w:val="xl87"/>
    <w:basedOn w:val="Normal"/>
    <w:rsid w:val="006A40EA"/>
    <w:pPr>
      <w:pBdr>
        <w:top w:val="single" w:sz="8" w:space="0" w:color="auto"/>
        <w:bottom w:val="single" w:sz="8" w:space="0" w:color="auto"/>
        <w:right w:val="single" w:sz="4" w:space="0" w:color="auto"/>
      </w:pBdr>
      <w:spacing w:before="100" w:beforeAutospacing="1" w:after="100" w:afterAutospacing="1" w:line="240" w:lineRule="auto"/>
      <w:jc w:val="center"/>
    </w:pPr>
    <w:rPr>
      <w:rFonts w:ascii="Arial" w:hAnsi="Arial" w:cs="Arial"/>
      <w:sz w:val="20"/>
      <w:szCs w:val="20"/>
    </w:rPr>
  </w:style>
  <w:style w:type="paragraph" w:customStyle="1" w:styleId="xl88">
    <w:name w:val="xl88"/>
    <w:basedOn w:val="Normal"/>
    <w:rsid w:val="006A40EA"/>
    <w:pPr>
      <w:pBdr>
        <w:top w:val="single" w:sz="8"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89">
    <w:name w:val="xl89"/>
    <w:basedOn w:val="Normal"/>
    <w:rsid w:val="006A40EA"/>
    <w:pPr>
      <w:pBdr>
        <w:top w:val="single" w:sz="8" w:space="0" w:color="auto"/>
        <w:bottom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90">
    <w:name w:val="xl90"/>
    <w:basedOn w:val="Normal"/>
    <w:rsid w:val="006A40EA"/>
    <w:pPr>
      <w:pBdr>
        <w:top w:val="single" w:sz="8" w:space="0" w:color="auto"/>
        <w:bottom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91">
    <w:name w:val="xl91"/>
    <w:basedOn w:val="Normal"/>
    <w:rsid w:val="006A40EA"/>
    <w:pPr>
      <w:pBdr>
        <w:top w:val="single" w:sz="8" w:space="0" w:color="auto"/>
        <w:bottom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92">
    <w:name w:val="xl92"/>
    <w:basedOn w:val="Normal"/>
    <w:rsid w:val="006A40EA"/>
    <w:pPr>
      <w:pBdr>
        <w:top w:val="single" w:sz="8" w:space="0" w:color="auto"/>
        <w:bottom w:val="single" w:sz="4" w:space="0" w:color="auto"/>
      </w:pBdr>
      <w:spacing w:before="100" w:beforeAutospacing="1" w:after="100" w:afterAutospacing="1" w:line="240" w:lineRule="auto"/>
      <w:jc w:val="center"/>
    </w:pPr>
    <w:rPr>
      <w:rFonts w:ascii="Arial" w:hAnsi="Arial" w:cs="Arial"/>
      <w:sz w:val="20"/>
      <w:szCs w:val="20"/>
    </w:rPr>
  </w:style>
  <w:style w:type="paragraph" w:customStyle="1" w:styleId="xl93">
    <w:name w:val="xl93"/>
    <w:basedOn w:val="Normal"/>
    <w:rsid w:val="006A40EA"/>
    <w:pPr>
      <w:pBdr>
        <w:top w:val="single" w:sz="8" w:space="0" w:color="auto"/>
        <w:bottom w:val="single" w:sz="4" w:space="0" w:color="auto"/>
      </w:pBdr>
      <w:spacing w:before="100" w:beforeAutospacing="1" w:after="100" w:afterAutospacing="1" w:line="240" w:lineRule="auto"/>
      <w:jc w:val="center"/>
    </w:pPr>
    <w:rPr>
      <w:rFonts w:ascii="Times New Roman" w:hAnsi="Times New Roman"/>
      <w:sz w:val="24"/>
      <w:szCs w:val="24"/>
    </w:rPr>
  </w:style>
  <w:style w:type="paragraph" w:customStyle="1" w:styleId="xl94">
    <w:name w:val="xl94"/>
    <w:basedOn w:val="Normal"/>
    <w:rsid w:val="006A40EA"/>
    <w:pPr>
      <w:pBdr>
        <w:top w:val="single" w:sz="8" w:space="0" w:color="auto"/>
        <w:bottom w:val="single" w:sz="4" w:space="0" w:color="auto"/>
      </w:pBdr>
      <w:spacing w:before="100" w:beforeAutospacing="1" w:after="100" w:afterAutospacing="1" w:line="240" w:lineRule="auto"/>
      <w:jc w:val="center"/>
    </w:pPr>
    <w:rPr>
      <w:rFonts w:ascii="Arial" w:hAnsi="Arial" w:cs="Arial"/>
      <w:sz w:val="20"/>
      <w:szCs w:val="20"/>
    </w:rPr>
  </w:style>
  <w:style w:type="paragraph" w:customStyle="1" w:styleId="xl95">
    <w:name w:val="xl95"/>
    <w:basedOn w:val="Normal"/>
    <w:rsid w:val="006A40EA"/>
    <w:pPr>
      <w:pBdr>
        <w:top w:val="single" w:sz="8" w:space="0" w:color="auto"/>
        <w:bottom w:val="single" w:sz="4" w:space="0" w:color="auto"/>
      </w:pBdr>
      <w:spacing w:before="100" w:beforeAutospacing="1" w:after="100" w:afterAutospacing="1" w:line="240" w:lineRule="auto"/>
      <w:jc w:val="center"/>
    </w:pPr>
    <w:rPr>
      <w:rFonts w:ascii="Arial" w:hAnsi="Arial" w:cs="Arial"/>
      <w:sz w:val="20"/>
      <w:szCs w:val="20"/>
    </w:rPr>
  </w:style>
  <w:style w:type="paragraph" w:customStyle="1" w:styleId="xl96">
    <w:name w:val="xl96"/>
    <w:basedOn w:val="Normal"/>
    <w:rsid w:val="006A40EA"/>
    <w:pPr>
      <w:pBdr>
        <w:top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95293178">
      <w:bodyDiv w:val="1"/>
      <w:marLeft w:val="0"/>
      <w:marRight w:val="0"/>
      <w:marTop w:val="0"/>
      <w:marBottom w:val="0"/>
      <w:divBdr>
        <w:top w:val="none" w:sz="0" w:space="0" w:color="auto"/>
        <w:left w:val="none" w:sz="0" w:space="0" w:color="auto"/>
        <w:bottom w:val="none" w:sz="0" w:space="0" w:color="auto"/>
        <w:right w:val="none" w:sz="0" w:space="0" w:color="auto"/>
      </w:divBdr>
    </w:div>
    <w:div w:id="358118948">
      <w:bodyDiv w:val="1"/>
      <w:marLeft w:val="0"/>
      <w:marRight w:val="0"/>
      <w:marTop w:val="0"/>
      <w:marBottom w:val="0"/>
      <w:divBdr>
        <w:top w:val="none" w:sz="0" w:space="0" w:color="auto"/>
        <w:left w:val="none" w:sz="0" w:space="0" w:color="auto"/>
        <w:bottom w:val="none" w:sz="0" w:space="0" w:color="auto"/>
        <w:right w:val="none" w:sz="0" w:space="0" w:color="auto"/>
      </w:divBdr>
    </w:div>
    <w:div w:id="473064465">
      <w:bodyDiv w:val="1"/>
      <w:marLeft w:val="0"/>
      <w:marRight w:val="0"/>
      <w:marTop w:val="0"/>
      <w:marBottom w:val="0"/>
      <w:divBdr>
        <w:top w:val="none" w:sz="0" w:space="0" w:color="auto"/>
        <w:left w:val="none" w:sz="0" w:space="0" w:color="auto"/>
        <w:bottom w:val="none" w:sz="0" w:space="0" w:color="auto"/>
        <w:right w:val="none" w:sz="0" w:space="0" w:color="auto"/>
      </w:divBdr>
    </w:div>
    <w:div w:id="525364223">
      <w:bodyDiv w:val="1"/>
      <w:marLeft w:val="0"/>
      <w:marRight w:val="0"/>
      <w:marTop w:val="0"/>
      <w:marBottom w:val="0"/>
      <w:divBdr>
        <w:top w:val="none" w:sz="0" w:space="0" w:color="auto"/>
        <w:left w:val="none" w:sz="0" w:space="0" w:color="auto"/>
        <w:bottom w:val="none" w:sz="0" w:space="0" w:color="auto"/>
        <w:right w:val="none" w:sz="0" w:space="0" w:color="auto"/>
      </w:divBdr>
    </w:div>
    <w:div w:id="777212497">
      <w:bodyDiv w:val="1"/>
      <w:marLeft w:val="0"/>
      <w:marRight w:val="0"/>
      <w:marTop w:val="0"/>
      <w:marBottom w:val="0"/>
      <w:divBdr>
        <w:top w:val="none" w:sz="0" w:space="0" w:color="auto"/>
        <w:left w:val="none" w:sz="0" w:space="0" w:color="auto"/>
        <w:bottom w:val="none" w:sz="0" w:space="0" w:color="auto"/>
        <w:right w:val="none" w:sz="0" w:space="0" w:color="auto"/>
      </w:divBdr>
    </w:div>
    <w:div w:id="860898010">
      <w:bodyDiv w:val="1"/>
      <w:marLeft w:val="0"/>
      <w:marRight w:val="0"/>
      <w:marTop w:val="0"/>
      <w:marBottom w:val="0"/>
      <w:divBdr>
        <w:top w:val="none" w:sz="0" w:space="0" w:color="auto"/>
        <w:left w:val="none" w:sz="0" w:space="0" w:color="auto"/>
        <w:bottom w:val="none" w:sz="0" w:space="0" w:color="auto"/>
        <w:right w:val="none" w:sz="0" w:space="0" w:color="auto"/>
      </w:divBdr>
    </w:div>
    <w:div w:id="1185972199">
      <w:bodyDiv w:val="1"/>
      <w:marLeft w:val="0"/>
      <w:marRight w:val="0"/>
      <w:marTop w:val="0"/>
      <w:marBottom w:val="0"/>
      <w:divBdr>
        <w:top w:val="none" w:sz="0" w:space="0" w:color="auto"/>
        <w:left w:val="none" w:sz="0" w:space="0" w:color="auto"/>
        <w:bottom w:val="none" w:sz="0" w:space="0" w:color="auto"/>
        <w:right w:val="none" w:sz="0" w:space="0" w:color="auto"/>
      </w:divBdr>
    </w:div>
    <w:div w:id="1441340426">
      <w:bodyDiv w:val="1"/>
      <w:marLeft w:val="0"/>
      <w:marRight w:val="0"/>
      <w:marTop w:val="0"/>
      <w:marBottom w:val="0"/>
      <w:divBdr>
        <w:top w:val="none" w:sz="0" w:space="0" w:color="auto"/>
        <w:left w:val="none" w:sz="0" w:space="0" w:color="auto"/>
        <w:bottom w:val="none" w:sz="0" w:space="0" w:color="auto"/>
        <w:right w:val="none" w:sz="0" w:space="0" w:color="auto"/>
      </w:divBdr>
    </w:div>
    <w:div w:id="1492258568">
      <w:bodyDiv w:val="1"/>
      <w:marLeft w:val="0"/>
      <w:marRight w:val="0"/>
      <w:marTop w:val="0"/>
      <w:marBottom w:val="0"/>
      <w:divBdr>
        <w:top w:val="none" w:sz="0" w:space="0" w:color="auto"/>
        <w:left w:val="none" w:sz="0" w:space="0" w:color="auto"/>
        <w:bottom w:val="none" w:sz="0" w:space="0" w:color="auto"/>
        <w:right w:val="none" w:sz="0" w:space="0" w:color="auto"/>
      </w:divBdr>
    </w:div>
    <w:div w:id="1504929201">
      <w:bodyDiv w:val="1"/>
      <w:marLeft w:val="0"/>
      <w:marRight w:val="0"/>
      <w:marTop w:val="0"/>
      <w:marBottom w:val="0"/>
      <w:divBdr>
        <w:top w:val="none" w:sz="0" w:space="0" w:color="auto"/>
        <w:left w:val="none" w:sz="0" w:space="0" w:color="auto"/>
        <w:bottom w:val="none" w:sz="0" w:space="0" w:color="auto"/>
        <w:right w:val="none" w:sz="0" w:space="0" w:color="auto"/>
      </w:divBdr>
    </w:div>
    <w:div w:id="153249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searo.who.int/entity/emerging_diseases/links/nipah_virus_outbreaks_sear/en/" TargetMode="External"/><Relationship Id="rId17" Type="http://schemas.openxmlformats.org/officeDocument/2006/relationships/image" Target="media/image5.jp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rldbank.org/en/topic/health/brief/world-bank-group-ebola-fact-sheet" TargetMode="Externa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hyperlink" Target="http://www.ncbi.nlm.nih.gov/nucleotide/253559843?report=genbank&amp;log$=nuclalign&amp;blast_rank=2&amp;RID=E78W7PTN01R" TargetMode="Externa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image" Target="media/image10.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81DCB-88E4-4F97-A318-A226DF8D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28</Pages>
  <Words>17170</Words>
  <Characters>97872</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Assessing the risk of Nipah virus spillover in Bangladesh through bat serodynamics</vt:lpstr>
    </vt:vector>
  </TitlesOfParts>
  <Company>Sony Electronics, Inc.</Company>
  <LinksUpToDate>false</LinksUpToDate>
  <CharactersWithSpaces>114813</CharactersWithSpaces>
  <SharedDoc>false</SharedDoc>
  <HLinks>
    <vt:vector size="198" baseType="variant">
      <vt:variant>
        <vt:i4>4784139</vt:i4>
      </vt:variant>
      <vt:variant>
        <vt:i4>180</vt:i4>
      </vt:variant>
      <vt:variant>
        <vt:i4>0</vt:i4>
      </vt:variant>
      <vt:variant>
        <vt:i4>5</vt:i4>
      </vt:variant>
      <vt:variant>
        <vt:lpwstr/>
      </vt:variant>
      <vt:variant>
        <vt:lpwstr>_ENREF_8</vt:lpwstr>
      </vt:variant>
      <vt:variant>
        <vt:i4>4194315</vt:i4>
      </vt:variant>
      <vt:variant>
        <vt:i4>174</vt:i4>
      </vt:variant>
      <vt:variant>
        <vt:i4>0</vt:i4>
      </vt:variant>
      <vt:variant>
        <vt:i4>5</vt:i4>
      </vt:variant>
      <vt:variant>
        <vt:lpwstr/>
      </vt:variant>
      <vt:variant>
        <vt:lpwstr>_ENREF_16</vt:lpwstr>
      </vt:variant>
      <vt:variant>
        <vt:i4>4194315</vt:i4>
      </vt:variant>
      <vt:variant>
        <vt:i4>171</vt:i4>
      </vt:variant>
      <vt:variant>
        <vt:i4>0</vt:i4>
      </vt:variant>
      <vt:variant>
        <vt:i4>5</vt:i4>
      </vt:variant>
      <vt:variant>
        <vt:lpwstr/>
      </vt:variant>
      <vt:variant>
        <vt:lpwstr>_ENREF_15</vt:lpwstr>
      </vt:variant>
      <vt:variant>
        <vt:i4>4390923</vt:i4>
      </vt:variant>
      <vt:variant>
        <vt:i4>163</vt:i4>
      </vt:variant>
      <vt:variant>
        <vt:i4>0</vt:i4>
      </vt:variant>
      <vt:variant>
        <vt:i4>5</vt:i4>
      </vt:variant>
      <vt:variant>
        <vt:lpwstr/>
      </vt:variant>
      <vt:variant>
        <vt:lpwstr>_ENREF_21</vt:lpwstr>
      </vt:variant>
      <vt:variant>
        <vt:i4>4390923</vt:i4>
      </vt:variant>
      <vt:variant>
        <vt:i4>157</vt:i4>
      </vt:variant>
      <vt:variant>
        <vt:i4>0</vt:i4>
      </vt:variant>
      <vt:variant>
        <vt:i4>5</vt:i4>
      </vt:variant>
      <vt:variant>
        <vt:lpwstr/>
      </vt:variant>
      <vt:variant>
        <vt:lpwstr>_ENREF_26</vt:lpwstr>
      </vt:variant>
      <vt:variant>
        <vt:i4>4194315</vt:i4>
      </vt:variant>
      <vt:variant>
        <vt:i4>151</vt:i4>
      </vt:variant>
      <vt:variant>
        <vt:i4>0</vt:i4>
      </vt:variant>
      <vt:variant>
        <vt:i4>5</vt:i4>
      </vt:variant>
      <vt:variant>
        <vt:lpwstr/>
      </vt:variant>
      <vt:variant>
        <vt:lpwstr>_ENREF_18</vt:lpwstr>
      </vt:variant>
      <vt:variant>
        <vt:i4>4390923</vt:i4>
      </vt:variant>
      <vt:variant>
        <vt:i4>145</vt:i4>
      </vt:variant>
      <vt:variant>
        <vt:i4>0</vt:i4>
      </vt:variant>
      <vt:variant>
        <vt:i4>5</vt:i4>
      </vt:variant>
      <vt:variant>
        <vt:lpwstr/>
      </vt:variant>
      <vt:variant>
        <vt:lpwstr>_ENREF_25</vt:lpwstr>
      </vt:variant>
      <vt:variant>
        <vt:i4>4390923</vt:i4>
      </vt:variant>
      <vt:variant>
        <vt:i4>139</vt:i4>
      </vt:variant>
      <vt:variant>
        <vt:i4>0</vt:i4>
      </vt:variant>
      <vt:variant>
        <vt:i4>5</vt:i4>
      </vt:variant>
      <vt:variant>
        <vt:lpwstr/>
      </vt:variant>
      <vt:variant>
        <vt:lpwstr>_ENREF_24</vt:lpwstr>
      </vt:variant>
      <vt:variant>
        <vt:i4>4194315</vt:i4>
      </vt:variant>
      <vt:variant>
        <vt:i4>136</vt:i4>
      </vt:variant>
      <vt:variant>
        <vt:i4>0</vt:i4>
      </vt:variant>
      <vt:variant>
        <vt:i4>5</vt:i4>
      </vt:variant>
      <vt:variant>
        <vt:lpwstr/>
      </vt:variant>
      <vt:variant>
        <vt:lpwstr>_ENREF_13</vt:lpwstr>
      </vt:variant>
      <vt:variant>
        <vt:i4>4194315</vt:i4>
      </vt:variant>
      <vt:variant>
        <vt:i4>133</vt:i4>
      </vt:variant>
      <vt:variant>
        <vt:i4>0</vt:i4>
      </vt:variant>
      <vt:variant>
        <vt:i4>5</vt:i4>
      </vt:variant>
      <vt:variant>
        <vt:lpwstr/>
      </vt:variant>
      <vt:variant>
        <vt:lpwstr>_ENREF_10</vt:lpwstr>
      </vt:variant>
      <vt:variant>
        <vt:i4>4390923</vt:i4>
      </vt:variant>
      <vt:variant>
        <vt:i4>125</vt:i4>
      </vt:variant>
      <vt:variant>
        <vt:i4>0</vt:i4>
      </vt:variant>
      <vt:variant>
        <vt:i4>5</vt:i4>
      </vt:variant>
      <vt:variant>
        <vt:lpwstr/>
      </vt:variant>
      <vt:variant>
        <vt:lpwstr>_ENREF_23</vt:lpwstr>
      </vt:variant>
      <vt:variant>
        <vt:i4>4390923</vt:i4>
      </vt:variant>
      <vt:variant>
        <vt:i4>122</vt:i4>
      </vt:variant>
      <vt:variant>
        <vt:i4>0</vt:i4>
      </vt:variant>
      <vt:variant>
        <vt:i4>5</vt:i4>
      </vt:variant>
      <vt:variant>
        <vt:lpwstr/>
      </vt:variant>
      <vt:variant>
        <vt:lpwstr>_ENREF_22</vt:lpwstr>
      </vt:variant>
      <vt:variant>
        <vt:i4>4390923</vt:i4>
      </vt:variant>
      <vt:variant>
        <vt:i4>116</vt:i4>
      </vt:variant>
      <vt:variant>
        <vt:i4>0</vt:i4>
      </vt:variant>
      <vt:variant>
        <vt:i4>5</vt:i4>
      </vt:variant>
      <vt:variant>
        <vt:lpwstr/>
      </vt:variant>
      <vt:variant>
        <vt:lpwstr>_ENREF_21</vt:lpwstr>
      </vt:variant>
      <vt:variant>
        <vt:i4>4325387</vt:i4>
      </vt:variant>
      <vt:variant>
        <vt:i4>110</vt:i4>
      </vt:variant>
      <vt:variant>
        <vt:i4>0</vt:i4>
      </vt:variant>
      <vt:variant>
        <vt:i4>5</vt:i4>
      </vt:variant>
      <vt:variant>
        <vt:lpwstr/>
      </vt:variant>
      <vt:variant>
        <vt:lpwstr>_ENREF_3</vt:lpwstr>
      </vt:variant>
      <vt:variant>
        <vt:i4>4325387</vt:i4>
      </vt:variant>
      <vt:variant>
        <vt:i4>104</vt:i4>
      </vt:variant>
      <vt:variant>
        <vt:i4>0</vt:i4>
      </vt:variant>
      <vt:variant>
        <vt:i4>5</vt:i4>
      </vt:variant>
      <vt:variant>
        <vt:lpwstr/>
      </vt:variant>
      <vt:variant>
        <vt:lpwstr>_ENREF_3</vt:lpwstr>
      </vt:variant>
      <vt:variant>
        <vt:i4>4390923</vt:i4>
      </vt:variant>
      <vt:variant>
        <vt:i4>98</vt:i4>
      </vt:variant>
      <vt:variant>
        <vt:i4>0</vt:i4>
      </vt:variant>
      <vt:variant>
        <vt:i4>5</vt:i4>
      </vt:variant>
      <vt:variant>
        <vt:lpwstr/>
      </vt:variant>
      <vt:variant>
        <vt:lpwstr>_ENREF_20</vt:lpwstr>
      </vt:variant>
      <vt:variant>
        <vt:i4>4194315</vt:i4>
      </vt:variant>
      <vt:variant>
        <vt:i4>92</vt:i4>
      </vt:variant>
      <vt:variant>
        <vt:i4>0</vt:i4>
      </vt:variant>
      <vt:variant>
        <vt:i4>5</vt:i4>
      </vt:variant>
      <vt:variant>
        <vt:lpwstr/>
      </vt:variant>
      <vt:variant>
        <vt:lpwstr>_ENREF_19</vt:lpwstr>
      </vt:variant>
      <vt:variant>
        <vt:i4>4325387</vt:i4>
      </vt:variant>
      <vt:variant>
        <vt:i4>86</vt:i4>
      </vt:variant>
      <vt:variant>
        <vt:i4>0</vt:i4>
      </vt:variant>
      <vt:variant>
        <vt:i4>5</vt:i4>
      </vt:variant>
      <vt:variant>
        <vt:lpwstr/>
      </vt:variant>
      <vt:variant>
        <vt:lpwstr>_ENREF_3</vt:lpwstr>
      </vt:variant>
      <vt:variant>
        <vt:i4>4194315</vt:i4>
      </vt:variant>
      <vt:variant>
        <vt:i4>80</vt:i4>
      </vt:variant>
      <vt:variant>
        <vt:i4>0</vt:i4>
      </vt:variant>
      <vt:variant>
        <vt:i4>5</vt:i4>
      </vt:variant>
      <vt:variant>
        <vt:lpwstr/>
      </vt:variant>
      <vt:variant>
        <vt:lpwstr>_ENREF_11</vt:lpwstr>
      </vt:variant>
      <vt:variant>
        <vt:i4>4194315</vt:i4>
      </vt:variant>
      <vt:variant>
        <vt:i4>72</vt:i4>
      </vt:variant>
      <vt:variant>
        <vt:i4>0</vt:i4>
      </vt:variant>
      <vt:variant>
        <vt:i4>5</vt:i4>
      </vt:variant>
      <vt:variant>
        <vt:lpwstr/>
      </vt:variant>
      <vt:variant>
        <vt:lpwstr>_ENREF_17</vt:lpwstr>
      </vt:variant>
      <vt:variant>
        <vt:i4>4194315</vt:i4>
      </vt:variant>
      <vt:variant>
        <vt:i4>66</vt:i4>
      </vt:variant>
      <vt:variant>
        <vt:i4>0</vt:i4>
      </vt:variant>
      <vt:variant>
        <vt:i4>5</vt:i4>
      </vt:variant>
      <vt:variant>
        <vt:lpwstr/>
      </vt:variant>
      <vt:variant>
        <vt:lpwstr>_ENREF_18</vt:lpwstr>
      </vt:variant>
      <vt:variant>
        <vt:i4>4784139</vt:i4>
      </vt:variant>
      <vt:variant>
        <vt:i4>63</vt:i4>
      </vt:variant>
      <vt:variant>
        <vt:i4>0</vt:i4>
      </vt:variant>
      <vt:variant>
        <vt:i4>5</vt:i4>
      </vt:variant>
      <vt:variant>
        <vt:lpwstr/>
      </vt:variant>
      <vt:variant>
        <vt:lpwstr>_ENREF_8</vt:lpwstr>
      </vt:variant>
      <vt:variant>
        <vt:i4>4390923</vt:i4>
      </vt:variant>
      <vt:variant>
        <vt:i4>60</vt:i4>
      </vt:variant>
      <vt:variant>
        <vt:i4>0</vt:i4>
      </vt:variant>
      <vt:variant>
        <vt:i4>5</vt:i4>
      </vt:variant>
      <vt:variant>
        <vt:lpwstr/>
      </vt:variant>
      <vt:variant>
        <vt:lpwstr>_ENREF_2</vt:lpwstr>
      </vt:variant>
      <vt:variant>
        <vt:i4>4194315</vt:i4>
      </vt:variant>
      <vt:variant>
        <vt:i4>52</vt:i4>
      </vt:variant>
      <vt:variant>
        <vt:i4>0</vt:i4>
      </vt:variant>
      <vt:variant>
        <vt:i4>5</vt:i4>
      </vt:variant>
      <vt:variant>
        <vt:lpwstr/>
      </vt:variant>
      <vt:variant>
        <vt:lpwstr>_ENREF_17</vt:lpwstr>
      </vt:variant>
      <vt:variant>
        <vt:i4>4194315</vt:i4>
      </vt:variant>
      <vt:variant>
        <vt:i4>46</vt:i4>
      </vt:variant>
      <vt:variant>
        <vt:i4>0</vt:i4>
      </vt:variant>
      <vt:variant>
        <vt:i4>5</vt:i4>
      </vt:variant>
      <vt:variant>
        <vt:lpwstr/>
      </vt:variant>
      <vt:variant>
        <vt:lpwstr>_ENREF_14</vt:lpwstr>
      </vt:variant>
      <vt:variant>
        <vt:i4>4194315</vt:i4>
      </vt:variant>
      <vt:variant>
        <vt:i4>43</vt:i4>
      </vt:variant>
      <vt:variant>
        <vt:i4>0</vt:i4>
      </vt:variant>
      <vt:variant>
        <vt:i4>5</vt:i4>
      </vt:variant>
      <vt:variant>
        <vt:lpwstr/>
      </vt:variant>
      <vt:variant>
        <vt:lpwstr>_ENREF_11</vt:lpwstr>
      </vt:variant>
      <vt:variant>
        <vt:i4>4194315</vt:i4>
      </vt:variant>
      <vt:variant>
        <vt:i4>35</vt:i4>
      </vt:variant>
      <vt:variant>
        <vt:i4>0</vt:i4>
      </vt:variant>
      <vt:variant>
        <vt:i4>5</vt:i4>
      </vt:variant>
      <vt:variant>
        <vt:lpwstr/>
      </vt:variant>
      <vt:variant>
        <vt:lpwstr>_ENREF_13</vt:lpwstr>
      </vt:variant>
      <vt:variant>
        <vt:i4>4194315</vt:i4>
      </vt:variant>
      <vt:variant>
        <vt:i4>32</vt:i4>
      </vt:variant>
      <vt:variant>
        <vt:i4>0</vt:i4>
      </vt:variant>
      <vt:variant>
        <vt:i4>5</vt:i4>
      </vt:variant>
      <vt:variant>
        <vt:lpwstr/>
      </vt:variant>
      <vt:variant>
        <vt:lpwstr>_ENREF_12</vt:lpwstr>
      </vt:variant>
      <vt:variant>
        <vt:i4>4456459</vt:i4>
      </vt:variant>
      <vt:variant>
        <vt:i4>29</vt:i4>
      </vt:variant>
      <vt:variant>
        <vt:i4>0</vt:i4>
      </vt:variant>
      <vt:variant>
        <vt:i4>5</vt:i4>
      </vt:variant>
      <vt:variant>
        <vt:lpwstr/>
      </vt:variant>
      <vt:variant>
        <vt:lpwstr>_ENREF_5</vt:lpwstr>
      </vt:variant>
      <vt:variant>
        <vt:i4>4325387</vt:i4>
      </vt:variant>
      <vt:variant>
        <vt:i4>26</vt:i4>
      </vt:variant>
      <vt:variant>
        <vt:i4>0</vt:i4>
      </vt:variant>
      <vt:variant>
        <vt:i4>5</vt:i4>
      </vt:variant>
      <vt:variant>
        <vt:lpwstr/>
      </vt:variant>
      <vt:variant>
        <vt:lpwstr>_ENREF_3</vt:lpwstr>
      </vt:variant>
      <vt:variant>
        <vt:i4>4194315</vt:i4>
      </vt:variant>
      <vt:variant>
        <vt:i4>18</vt:i4>
      </vt:variant>
      <vt:variant>
        <vt:i4>0</vt:i4>
      </vt:variant>
      <vt:variant>
        <vt:i4>5</vt:i4>
      </vt:variant>
      <vt:variant>
        <vt:lpwstr/>
      </vt:variant>
      <vt:variant>
        <vt:lpwstr>_ENREF_11</vt:lpwstr>
      </vt:variant>
      <vt:variant>
        <vt:i4>4390923</vt:i4>
      </vt:variant>
      <vt:variant>
        <vt:i4>10</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risk of Nipah virus spillover in Bangladesh through bat serodynamics</dc:title>
  <dc:creator>JE</dc:creator>
  <cp:lastModifiedBy>Jon Epstein</cp:lastModifiedBy>
  <cp:revision>13</cp:revision>
  <cp:lastPrinted>2015-12-07T05:35:00Z</cp:lastPrinted>
  <dcterms:created xsi:type="dcterms:W3CDTF">2015-12-07T14:46:00Z</dcterms:created>
  <dcterms:modified xsi:type="dcterms:W3CDTF">2015-12-07T18:27:00Z</dcterms:modified>
</cp:coreProperties>
</file>